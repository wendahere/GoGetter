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DB7093" w14:textId="77777777" w:rsidR="00C65F18" w:rsidRDefault="00C65F18" w:rsidP="00120CD8">
      <w:pPr>
        <w:jc w:val="center"/>
        <w:rPr>
          <w:sz w:val="60"/>
          <w:szCs w:val="60"/>
        </w:rPr>
      </w:pPr>
    </w:p>
    <w:p w14:paraId="78F7AB22" w14:textId="77777777" w:rsidR="00C65F18" w:rsidRDefault="00C65F18" w:rsidP="00120CD8">
      <w:pPr>
        <w:jc w:val="center"/>
        <w:rPr>
          <w:sz w:val="60"/>
          <w:szCs w:val="60"/>
        </w:rPr>
      </w:pPr>
    </w:p>
    <w:p w14:paraId="06ABDA50" w14:textId="77777777" w:rsidR="00C65F18" w:rsidRDefault="00C65F18" w:rsidP="00120CD8">
      <w:pPr>
        <w:jc w:val="center"/>
        <w:rPr>
          <w:sz w:val="60"/>
          <w:szCs w:val="60"/>
        </w:rPr>
      </w:pPr>
    </w:p>
    <w:p w14:paraId="4647FA8A" w14:textId="09E2E1DE" w:rsidR="00120CD8" w:rsidRDefault="00120CD8" w:rsidP="00120CD8">
      <w:pPr>
        <w:jc w:val="center"/>
        <w:rPr>
          <w:sz w:val="60"/>
          <w:szCs w:val="60"/>
        </w:rPr>
      </w:pPr>
      <w:r w:rsidRPr="00120CD8">
        <w:rPr>
          <w:sz w:val="60"/>
          <w:szCs w:val="60"/>
        </w:rPr>
        <w:t>G2GO Vending Machine User Manual</w:t>
      </w:r>
    </w:p>
    <w:p w14:paraId="5FFFBAF8" w14:textId="77777777" w:rsidR="00C65F18" w:rsidRPr="00120CD8" w:rsidRDefault="00C65F18" w:rsidP="00120CD8">
      <w:pPr>
        <w:jc w:val="center"/>
        <w:rPr>
          <w:sz w:val="60"/>
          <w:szCs w:val="60"/>
        </w:rPr>
      </w:pPr>
    </w:p>
    <w:p w14:paraId="3F796BF2" w14:textId="43B52F6B" w:rsidR="00120CD8" w:rsidRDefault="00947165" w:rsidP="00947165">
      <w:pPr>
        <w:jc w:val="center"/>
      </w:pPr>
      <w:r>
        <w:rPr>
          <w:noProof/>
          <w:sz w:val="60"/>
          <w:szCs w:val="60"/>
        </w:rPr>
        <w:drawing>
          <wp:inline distT="0" distB="0" distL="0" distR="0" wp14:anchorId="18E90081" wp14:editId="21CEF920">
            <wp:extent cx="2835311" cy="2242820"/>
            <wp:effectExtent l="0" t="857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1264" t="22867" r="20951" b="26773"/>
                    <a:stretch/>
                  </pic:blipFill>
                  <pic:spPr bwMode="auto">
                    <a:xfrm rot="16200000">
                      <a:off x="0" y="0"/>
                      <a:ext cx="2836765" cy="2243970"/>
                    </a:xfrm>
                    <a:prstGeom prst="rect">
                      <a:avLst/>
                    </a:prstGeom>
                    <a:noFill/>
                    <a:ln>
                      <a:noFill/>
                    </a:ln>
                    <a:extLst>
                      <a:ext uri="{53640926-AAD7-44D8-BBD7-CCE9431645EC}">
                        <a14:shadowObscured xmlns:a14="http://schemas.microsoft.com/office/drawing/2010/main"/>
                      </a:ext>
                    </a:extLst>
                  </pic:spPr>
                </pic:pic>
              </a:graphicData>
            </a:graphic>
          </wp:inline>
        </w:drawing>
      </w:r>
    </w:p>
    <w:p w14:paraId="5773DE19" w14:textId="0B6D2A42" w:rsidR="00120CD8" w:rsidRDefault="00120CD8">
      <w:pPr>
        <w:rPr>
          <w:b/>
          <w:lang w:val="en-GB" w:eastAsia="zh-SG"/>
        </w:rPr>
      </w:pPr>
      <w:r>
        <w:rPr>
          <w:b/>
          <w:lang w:val="en-GB" w:eastAsia="zh-SG"/>
        </w:rPr>
        <w:br w:type="page"/>
      </w:r>
      <w:proofErr w:type="spellStart"/>
      <w:r w:rsidR="00C65F18">
        <w:rPr>
          <w:b/>
          <w:lang w:val="en-GB" w:eastAsia="zh-SG"/>
        </w:rPr>
        <w:t>Github</w:t>
      </w:r>
      <w:proofErr w:type="spellEnd"/>
      <w:r w:rsidR="00C65F18">
        <w:rPr>
          <w:b/>
          <w:lang w:val="en-GB" w:eastAsia="zh-SG"/>
        </w:rPr>
        <w:t xml:space="preserve">: </w:t>
      </w:r>
      <w:r w:rsidR="00C65F18" w:rsidRPr="00C65F18">
        <w:rPr>
          <w:b/>
          <w:lang w:val="en-GB" w:eastAsia="zh-SG"/>
        </w:rPr>
        <w:t>https://github.com/wendahere/GoGetter</w:t>
      </w:r>
    </w:p>
    <w:p w14:paraId="46338F6B" w14:textId="7388856F" w:rsidR="00120CD8" w:rsidRDefault="00120CD8" w:rsidP="00C65F18">
      <w:pPr>
        <w:spacing w:line="360" w:lineRule="auto"/>
        <w:rPr>
          <w:b/>
          <w:lang w:val="en-GB" w:eastAsia="zh-CN"/>
        </w:rPr>
      </w:pPr>
      <w:r>
        <w:rPr>
          <w:b/>
          <w:lang w:val="en-GB" w:eastAsia="zh-SG"/>
        </w:rPr>
        <w:lastRenderedPageBreak/>
        <w:t>Start-up procedure:</w:t>
      </w:r>
    </w:p>
    <w:p w14:paraId="4311D676" w14:textId="77777777" w:rsidR="00120CD8" w:rsidRPr="001946E4" w:rsidRDefault="00120CD8" w:rsidP="00C65F18">
      <w:pPr>
        <w:pStyle w:val="ListParagraph"/>
        <w:numPr>
          <w:ilvl w:val="0"/>
          <w:numId w:val="5"/>
        </w:numPr>
        <w:spacing w:after="0" w:line="360" w:lineRule="auto"/>
        <w:ind w:left="374"/>
        <w:rPr>
          <w:lang w:val="en-GB"/>
        </w:rPr>
      </w:pPr>
      <w:r w:rsidRPr="001946E4">
        <w:rPr>
          <w:lang w:val="en-GB"/>
        </w:rPr>
        <w:t>Turn on the MCB and Switches on the Power Supply Box.</w:t>
      </w:r>
    </w:p>
    <w:p w14:paraId="1E5D3780" w14:textId="77777777" w:rsidR="00120CD8" w:rsidRPr="001946E4" w:rsidRDefault="00120CD8" w:rsidP="00C65F18">
      <w:pPr>
        <w:pStyle w:val="ListParagraph"/>
        <w:numPr>
          <w:ilvl w:val="0"/>
          <w:numId w:val="5"/>
        </w:numPr>
        <w:spacing w:after="0" w:line="360" w:lineRule="auto"/>
        <w:ind w:left="374"/>
        <w:rPr>
          <w:lang w:val="en-GB"/>
        </w:rPr>
      </w:pPr>
      <w:r w:rsidRPr="001946E4">
        <w:rPr>
          <w:lang w:val="en-GB"/>
        </w:rPr>
        <w:t>Wait for the Pi to boot.</w:t>
      </w:r>
    </w:p>
    <w:p w14:paraId="7926D9AD" w14:textId="77777777" w:rsidR="00120CD8" w:rsidRPr="001946E4" w:rsidRDefault="00120CD8" w:rsidP="00C65F18">
      <w:pPr>
        <w:pStyle w:val="ListParagraph"/>
        <w:numPr>
          <w:ilvl w:val="0"/>
          <w:numId w:val="5"/>
        </w:numPr>
        <w:spacing w:after="0" w:line="360" w:lineRule="auto"/>
        <w:ind w:left="374"/>
        <w:rPr>
          <w:lang w:val="en-GB"/>
        </w:rPr>
      </w:pPr>
      <w:r w:rsidRPr="001946E4">
        <w:rPr>
          <w:lang w:val="en-GB"/>
        </w:rPr>
        <w:t>The program will auto run.</w:t>
      </w:r>
    </w:p>
    <w:p w14:paraId="6279BA2E" w14:textId="77777777" w:rsidR="00120CD8" w:rsidRPr="001946E4" w:rsidRDefault="00120CD8" w:rsidP="00C65F18">
      <w:pPr>
        <w:pStyle w:val="ListParagraph"/>
        <w:numPr>
          <w:ilvl w:val="0"/>
          <w:numId w:val="5"/>
        </w:numPr>
        <w:spacing w:after="0" w:line="360" w:lineRule="auto"/>
        <w:ind w:left="374"/>
        <w:rPr>
          <w:lang w:val="en-GB"/>
        </w:rPr>
      </w:pPr>
      <w:r w:rsidRPr="001946E4">
        <w:rPr>
          <w:lang w:val="en-GB"/>
        </w:rPr>
        <w:t>Ensure that the Pi is connected to the internet beforehand.</w:t>
      </w:r>
    </w:p>
    <w:p w14:paraId="72E86C1F" w14:textId="77777777" w:rsidR="00120CD8" w:rsidRPr="006C01B8" w:rsidRDefault="00120CD8" w:rsidP="00C65F18">
      <w:pPr>
        <w:spacing w:line="360" w:lineRule="auto"/>
        <w:ind w:left="14"/>
        <w:rPr>
          <w:lang w:val="en-GB"/>
        </w:rPr>
      </w:pPr>
    </w:p>
    <w:p w14:paraId="5988D34D" w14:textId="77777777" w:rsidR="00120CD8" w:rsidRPr="006C01B8" w:rsidRDefault="00120CD8" w:rsidP="00C65F18">
      <w:pPr>
        <w:spacing w:line="360" w:lineRule="auto"/>
        <w:ind w:left="14"/>
        <w:rPr>
          <w:lang w:val="en-GB"/>
        </w:rPr>
      </w:pPr>
    </w:p>
    <w:p w14:paraId="711F1C7E" w14:textId="77777777" w:rsidR="00120CD8" w:rsidRPr="006C01B8" w:rsidRDefault="00120CD8" w:rsidP="00C65F18">
      <w:pPr>
        <w:numPr>
          <w:ilvl w:val="1"/>
          <w:numId w:val="2"/>
        </w:numPr>
        <w:tabs>
          <w:tab w:val="clear" w:pos="792"/>
          <w:tab w:val="num" w:pos="432"/>
        </w:tabs>
        <w:spacing w:after="0" w:line="360" w:lineRule="auto"/>
        <w:ind w:left="432"/>
        <w:rPr>
          <w:b/>
          <w:bCs/>
          <w:lang w:val="en-GB"/>
        </w:rPr>
      </w:pPr>
      <w:r w:rsidRPr="00A67440">
        <w:rPr>
          <w:b/>
          <w:bCs/>
          <w:lang w:val="en-GB"/>
        </w:rPr>
        <w:t>Maintenance</w:t>
      </w:r>
    </w:p>
    <w:p w14:paraId="519500B6" w14:textId="77777777" w:rsidR="00120CD8" w:rsidRPr="00593F2D" w:rsidRDefault="00120CD8" w:rsidP="00C65F18">
      <w:pPr>
        <w:spacing w:line="360" w:lineRule="auto"/>
        <w:ind w:left="388"/>
        <w:rPr>
          <w:b/>
          <w:lang w:val="en-GB" w:eastAsia="zh-SG"/>
        </w:rPr>
      </w:pPr>
      <w:r w:rsidRPr="00593F2D">
        <w:rPr>
          <w:b/>
          <w:lang w:val="en-GB" w:eastAsia="zh-SG"/>
        </w:rPr>
        <w:t>Proper Shutdown procedure:</w:t>
      </w:r>
    </w:p>
    <w:p w14:paraId="5C493888" w14:textId="77777777" w:rsidR="00120CD8" w:rsidRDefault="00120CD8" w:rsidP="00C65F18">
      <w:pPr>
        <w:pStyle w:val="ListParagraph"/>
        <w:numPr>
          <w:ilvl w:val="0"/>
          <w:numId w:val="3"/>
        </w:numPr>
        <w:spacing w:after="0" w:line="360" w:lineRule="auto"/>
        <w:ind w:left="748"/>
        <w:rPr>
          <w:bCs/>
          <w:lang w:val="en-GB" w:eastAsia="zh-SG"/>
        </w:rPr>
      </w:pPr>
      <w:r>
        <w:rPr>
          <w:bCs/>
          <w:lang w:val="en-GB" w:eastAsia="zh-SG"/>
        </w:rPr>
        <w:t>Press Ctrl on Keyboard to close the program</w:t>
      </w:r>
    </w:p>
    <w:p w14:paraId="000AA143" w14:textId="77777777" w:rsidR="00120CD8" w:rsidRDefault="00120CD8" w:rsidP="00C65F18">
      <w:pPr>
        <w:pStyle w:val="ListParagraph"/>
        <w:numPr>
          <w:ilvl w:val="0"/>
          <w:numId w:val="3"/>
        </w:numPr>
        <w:spacing w:after="0" w:line="360" w:lineRule="auto"/>
        <w:ind w:left="748"/>
        <w:rPr>
          <w:bCs/>
          <w:lang w:val="en-GB" w:eastAsia="zh-SG"/>
        </w:rPr>
      </w:pPr>
      <w:r>
        <w:rPr>
          <w:bCs/>
          <w:lang w:val="en-GB" w:eastAsia="zh-SG"/>
        </w:rPr>
        <w:t>Click the icon at top left of the screen to open start menu</w:t>
      </w:r>
    </w:p>
    <w:p w14:paraId="32D93160" w14:textId="77777777" w:rsidR="00120CD8" w:rsidRDefault="00120CD8" w:rsidP="00C65F18">
      <w:pPr>
        <w:pStyle w:val="ListParagraph"/>
        <w:numPr>
          <w:ilvl w:val="0"/>
          <w:numId w:val="3"/>
        </w:numPr>
        <w:spacing w:after="0" w:line="360" w:lineRule="auto"/>
        <w:ind w:left="748"/>
        <w:rPr>
          <w:bCs/>
          <w:lang w:val="en-GB" w:eastAsia="zh-SG"/>
        </w:rPr>
      </w:pPr>
      <w:r>
        <w:rPr>
          <w:bCs/>
          <w:lang w:val="en-GB" w:eastAsia="zh-SG"/>
        </w:rPr>
        <w:t xml:space="preserve">Click on </w:t>
      </w:r>
      <w:proofErr w:type="gramStart"/>
      <w:r>
        <w:rPr>
          <w:bCs/>
          <w:lang w:val="en-GB" w:eastAsia="zh-SG"/>
        </w:rPr>
        <w:t>Shutdown..</w:t>
      </w:r>
      <w:proofErr w:type="gramEnd"/>
    </w:p>
    <w:p w14:paraId="514805E5" w14:textId="77777777" w:rsidR="00120CD8" w:rsidRDefault="00120CD8" w:rsidP="00C65F18">
      <w:pPr>
        <w:pStyle w:val="ListParagraph"/>
        <w:numPr>
          <w:ilvl w:val="0"/>
          <w:numId w:val="3"/>
        </w:numPr>
        <w:spacing w:after="0" w:line="360" w:lineRule="auto"/>
        <w:ind w:left="748"/>
        <w:rPr>
          <w:bCs/>
          <w:lang w:val="en-GB" w:eastAsia="zh-SG"/>
        </w:rPr>
      </w:pPr>
      <w:r>
        <w:rPr>
          <w:bCs/>
          <w:lang w:val="en-GB" w:eastAsia="zh-SG"/>
        </w:rPr>
        <w:t>A window will open, click on shutdown</w:t>
      </w:r>
    </w:p>
    <w:p w14:paraId="5316F762" w14:textId="77777777" w:rsidR="00120CD8" w:rsidRDefault="00120CD8" w:rsidP="00C65F18">
      <w:pPr>
        <w:pStyle w:val="ListParagraph"/>
        <w:numPr>
          <w:ilvl w:val="0"/>
          <w:numId w:val="3"/>
        </w:numPr>
        <w:spacing w:after="0" w:line="360" w:lineRule="auto"/>
        <w:ind w:left="748"/>
        <w:rPr>
          <w:bCs/>
          <w:lang w:val="en-GB" w:eastAsia="zh-SG"/>
        </w:rPr>
      </w:pPr>
      <w:r>
        <w:rPr>
          <w:bCs/>
          <w:lang w:val="en-GB" w:eastAsia="zh-SG"/>
        </w:rPr>
        <w:t>After 30 seconds, shut off all the power in the vending machine</w:t>
      </w:r>
    </w:p>
    <w:p w14:paraId="331D5899" w14:textId="77777777" w:rsidR="00120CD8" w:rsidRDefault="00120CD8" w:rsidP="00C65F18">
      <w:pPr>
        <w:pStyle w:val="ListParagraph"/>
        <w:numPr>
          <w:ilvl w:val="1"/>
          <w:numId w:val="3"/>
        </w:numPr>
        <w:spacing w:after="0" w:line="360" w:lineRule="auto"/>
        <w:ind w:left="1468"/>
        <w:rPr>
          <w:bCs/>
          <w:lang w:val="en-GB" w:eastAsia="zh-SG"/>
        </w:rPr>
      </w:pPr>
      <w:r>
        <w:rPr>
          <w:bCs/>
          <w:lang w:val="en-GB" w:eastAsia="zh-SG"/>
        </w:rPr>
        <w:t>Turn off the Circuit Breaker and Power Switches on the power supply unit</w:t>
      </w:r>
    </w:p>
    <w:p w14:paraId="07DCB1F0" w14:textId="77777777" w:rsidR="00120CD8" w:rsidRDefault="00120CD8" w:rsidP="00C65F18">
      <w:pPr>
        <w:pStyle w:val="ListParagraph"/>
        <w:numPr>
          <w:ilvl w:val="1"/>
          <w:numId w:val="3"/>
        </w:numPr>
        <w:spacing w:after="0" w:line="360" w:lineRule="auto"/>
        <w:ind w:left="1468"/>
        <w:rPr>
          <w:bCs/>
          <w:lang w:val="en-GB" w:eastAsia="zh-SG"/>
        </w:rPr>
      </w:pPr>
      <w:r>
        <w:rPr>
          <w:bCs/>
          <w:lang w:val="en-GB" w:eastAsia="zh-SG"/>
        </w:rPr>
        <w:t xml:space="preserve">Switch off the all plugs on the socket extension </w:t>
      </w:r>
    </w:p>
    <w:p w14:paraId="38A2FB30" w14:textId="77777777" w:rsidR="00120CD8" w:rsidRDefault="00120CD8" w:rsidP="00C65F18">
      <w:pPr>
        <w:pStyle w:val="ListParagraph"/>
        <w:spacing w:line="360" w:lineRule="auto"/>
        <w:ind w:left="432"/>
        <w:rPr>
          <w:b/>
          <w:lang w:val="en-GB" w:eastAsia="zh-SG"/>
        </w:rPr>
      </w:pPr>
      <w:r>
        <w:rPr>
          <w:b/>
          <w:lang w:val="en-GB" w:eastAsia="zh-SG"/>
        </w:rPr>
        <w:t>Importance of proper shutdown:</w:t>
      </w:r>
    </w:p>
    <w:p w14:paraId="5F8B205A" w14:textId="77777777" w:rsidR="00120CD8" w:rsidRDefault="00120CD8" w:rsidP="00C65F18">
      <w:pPr>
        <w:pStyle w:val="ListParagraph"/>
        <w:numPr>
          <w:ilvl w:val="0"/>
          <w:numId w:val="4"/>
        </w:numPr>
        <w:spacing w:after="0" w:line="360" w:lineRule="auto"/>
        <w:ind w:left="720"/>
        <w:rPr>
          <w:bCs/>
          <w:lang w:val="en-GB" w:eastAsia="zh-SG"/>
        </w:rPr>
      </w:pPr>
      <w:r>
        <w:rPr>
          <w:bCs/>
          <w:lang w:val="en-GB" w:eastAsia="zh-SG"/>
        </w:rPr>
        <w:t>SD Card might corrupt if power is turned off before the Raspberry Pi has shutdown</w:t>
      </w:r>
    </w:p>
    <w:p w14:paraId="7764F435" w14:textId="77777777" w:rsidR="00120CD8" w:rsidRPr="00E3060D" w:rsidRDefault="00120CD8" w:rsidP="00C65F18">
      <w:pPr>
        <w:pStyle w:val="ListParagraph"/>
        <w:numPr>
          <w:ilvl w:val="0"/>
          <w:numId w:val="4"/>
        </w:numPr>
        <w:spacing w:after="0" w:line="360" w:lineRule="auto"/>
        <w:ind w:left="720"/>
        <w:rPr>
          <w:bCs/>
          <w:lang w:val="en-GB" w:eastAsia="zh-SG"/>
        </w:rPr>
      </w:pPr>
      <w:r>
        <w:rPr>
          <w:bCs/>
          <w:lang w:val="en-GB" w:eastAsia="zh-SG"/>
        </w:rPr>
        <w:t>Surge in power might occur, damaging the Raspberry Pi or other electrical components</w:t>
      </w:r>
    </w:p>
    <w:p w14:paraId="598D7095" w14:textId="77777777" w:rsidR="00120CD8" w:rsidRDefault="00120CD8" w:rsidP="00C65F18"/>
    <w:p w14:paraId="47C883F1" w14:textId="405DF738" w:rsidR="00B12885" w:rsidRDefault="00B12885" w:rsidP="00C65F18">
      <w:pPr>
        <w:pStyle w:val="ListParagraph"/>
        <w:ind w:left="360"/>
      </w:pPr>
    </w:p>
    <w:p w14:paraId="4AFBF36D" w14:textId="77777777" w:rsidR="00120CD8" w:rsidRDefault="00120CD8" w:rsidP="00C65F18">
      <w:pPr>
        <w:spacing w:line="360" w:lineRule="auto"/>
        <w:rPr>
          <w:bCs/>
          <w:lang w:val="en-GB" w:eastAsia="zh-SG"/>
        </w:rPr>
      </w:pPr>
      <w:r>
        <w:rPr>
          <w:bCs/>
          <w:lang w:val="en-GB" w:eastAsia="zh-SG"/>
        </w:rPr>
        <w:t>Not turning on:</w:t>
      </w:r>
    </w:p>
    <w:p w14:paraId="3EB68546" w14:textId="77777777" w:rsidR="00120CD8" w:rsidRDefault="00120CD8" w:rsidP="00C65F18">
      <w:pPr>
        <w:pStyle w:val="ListParagraph"/>
        <w:numPr>
          <w:ilvl w:val="0"/>
          <w:numId w:val="6"/>
        </w:numPr>
        <w:spacing w:after="0" w:line="360" w:lineRule="auto"/>
        <w:ind w:left="360"/>
        <w:rPr>
          <w:bCs/>
          <w:lang w:val="en-GB" w:eastAsia="zh-SG"/>
        </w:rPr>
      </w:pPr>
      <w:r>
        <w:rPr>
          <w:bCs/>
          <w:lang w:val="en-GB" w:eastAsia="zh-SG"/>
        </w:rPr>
        <w:t>Check if wall plug is turned on</w:t>
      </w:r>
    </w:p>
    <w:p w14:paraId="7B239EC0" w14:textId="77777777" w:rsidR="00120CD8" w:rsidRDefault="00120CD8" w:rsidP="00C65F18">
      <w:pPr>
        <w:pStyle w:val="ListParagraph"/>
        <w:numPr>
          <w:ilvl w:val="0"/>
          <w:numId w:val="6"/>
        </w:numPr>
        <w:spacing w:after="0" w:line="360" w:lineRule="auto"/>
        <w:ind w:left="360"/>
        <w:rPr>
          <w:bCs/>
          <w:lang w:val="en-GB" w:eastAsia="zh-SG"/>
        </w:rPr>
      </w:pPr>
      <w:r>
        <w:rPr>
          <w:bCs/>
          <w:lang w:val="en-GB" w:eastAsia="zh-SG"/>
        </w:rPr>
        <w:t>Check if Power Supply Box switches are all turned on</w:t>
      </w:r>
    </w:p>
    <w:p w14:paraId="208E212A" w14:textId="77777777" w:rsidR="00120CD8" w:rsidRDefault="00120CD8" w:rsidP="00C65F18">
      <w:pPr>
        <w:pStyle w:val="ListParagraph"/>
        <w:numPr>
          <w:ilvl w:val="0"/>
          <w:numId w:val="6"/>
        </w:numPr>
        <w:spacing w:after="0" w:line="360" w:lineRule="auto"/>
        <w:ind w:left="360"/>
        <w:rPr>
          <w:bCs/>
          <w:lang w:val="en-GB" w:eastAsia="zh-SG"/>
        </w:rPr>
      </w:pPr>
      <w:r>
        <w:rPr>
          <w:bCs/>
          <w:lang w:val="en-GB" w:eastAsia="zh-SG"/>
        </w:rPr>
        <w:t>If Red switch does not have light, Black 3 pin cable connected to outside of power supply unit might be faulty (fuse in socket head blown)</w:t>
      </w:r>
    </w:p>
    <w:p w14:paraId="2B1D89CA" w14:textId="2F1EB8C3" w:rsidR="00947165" w:rsidRPr="00947165" w:rsidRDefault="00120CD8" w:rsidP="00C65F18">
      <w:pPr>
        <w:pStyle w:val="ListParagraph"/>
        <w:numPr>
          <w:ilvl w:val="0"/>
          <w:numId w:val="6"/>
        </w:numPr>
        <w:spacing w:after="0" w:line="360" w:lineRule="auto"/>
        <w:ind w:left="360"/>
        <w:rPr>
          <w:bCs/>
          <w:lang w:val="en-GB" w:eastAsia="zh-SG"/>
        </w:rPr>
      </w:pPr>
      <w:r>
        <w:rPr>
          <w:bCs/>
          <w:lang w:val="en-GB" w:eastAsia="zh-SG"/>
        </w:rPr>
        <w:t>Check wire connections inside power supply box. Turn off all power connected and unplug all sockets. Unscrew 4 screws at front and side and check if any wires are loose/crimps disconnected. Reconnect any disconnected crimps/wires. If multiple is disconnected, follow picture guide on where to connect.</w:t>
      </w:r>
    </w:p>
    <w:p w14:paraId="28DBF762" w14:textId="0D9365A4" w:rsidR="00947165" w:rsidRPr="00947165" w:rsidRDefault="00120CD8" w:rsidP="00C65F18">
      <w:pPr>
        <w:pStyle w:val="ListParagraph"/>
        <w:numPr>
          <w:ilvl w:val="0"/>
          <w:numId w:val="6"/>
        </w:numPr>
        <w:spacing w:after="0" w:line="360" w:lineRule="auto"/>
        <w:ind w:left="360"/>
        <w:rPr>
          <w:bCs/>
          <w:lang w:val="en-GB" w:eastAsia="zh-SG"/>
        </w:rPr>
      </w:pPr>
      <w:r>
        <w:rPr>
          <w:bCs/>
          <w:lang w:val="en-GB" w:eastAsia="zh-SG"/>
        </w:rPr>
        <w:lastRenderedPageBreak/>
        <w:t>Check if Power Supply Unit has green led at wire connection area. If it does not and power is turned on, power supply unit needs to be repaired/replaced. (Replace fuse in Power Supply Unit)</w:t>
      </w:r>
    </w:p>
    <w:p w14:paraId="3E0A289A" w14:textId="77777777" w:rsidR="00947165" w:rsidRDefault="00947165" w:rsidP="00947165">
      <w:pPr>
        <w:spacing w:after="0" w:line="360" w:lineRule="auto"/>
        <w:rPr>
          <w:bCs/>
          <w:lang w:val="en-GB" w:eastAsia="zh-SG"/>
        </w:rPr>
      </w:pPr>
      <w:r>
        <w:rPr>
          <w:bCs/>
          <w:noProof/>
          <w:lang w:val="en-GB" w:eastAsia="zh-SG"/>
        </w:rPr>
        <w:drawing>
          <wp:inline distT="0" distB="0" distL="0" distR="0" wp14:anchorId="22FCC844" wp14:editId="767BEBD5">
            <wp:extent cx="2770657" cy="2079549"/>
            <wp:effectExtent l="2858"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781299" cy="2087536"/>
                    </a:xfrm>
                    <a:prstGeom prst="rect">
                      <a:avLst/>
                    </a:prstGeom>
                    <a:noFill/>
                    <a:ln>
                      <a:noFill/>
                    </a:ln>
                  </pic:spPr>
                </pic:pic>
              </a:graphicData>
            </a:graphic>
          </wp:inline>
        </w:drawing>
      </w:r>
      <w:r>
        <w:rPr>
          <w:bCs/>
          <w:noProof/>
          <w:lang w:val="en-GB" w:eastAsia="zh-SG"/>
        </w:rPr>
        <w:drawing>
          <wp:inline distT="0" distB="0" distL="0" distR="0" wp14:anchorId="15CDDD06" wp14:editId="7764C0E3">
            <wp:extent cx="2907582" cy="2182319"/>
            <wp:effectExtent l="635"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910666" cy="2184633"/>
                    </a:xfrm>
                    <a:prstGeom prst="rect">
                      <a:avLst/>
                    </a:prstGeom>
                    <a:noFill/>
                    <a:ln>
                      <a:noFill/>
                    </a:ln>
                  </pic:spPr>
                </pic:pic>
              </a:graphicData>
            </a:graphic>
          </wp:inline>
        </w:drawing>
      </w:r>
    </w:p>
    <w:p w14:paraId="0AEC8DBF" w14:textId="53B3B568" w:rsidR="00947165" w:rsidRPr="00947165" w:rsidRDefault="00947165" w:rsidP="00947165">
      <w:pPr>
        <w:spacing w:after="0" w:line="360" w:lineRule="auto"/>
        <w:rPr>
          <w:bCs/>
          <w:lang w:val="en-GB" w:eastAsia="zh-SG"/>
        </w:rPr>
      </w:pPr>
      <w:r>
        <w:rPr>
          <w:bCs/>
          <w:lang w:val="en-GB" w:eastAsia="zh-SG"/>
        </w:rPr>
        <w:t xml:space="preserve">Please take note of the </w:t>
      </w:r>
      <w:proofErr w:type="spellStart"/>
      <w:r>
        <w:rPr>
          <w:bCs/>
          <w:lang w:val="en-GB" w:eastAsia="zh-SG"/>
        </w:rPr>
        <w:t>colors</w:t>
      </w:r>
      <w:proofErr w:type="spellEnd"/>
      <w:r>
        <w:rPr>
          <w:bCs/>
          <w:lang w:val="en-GB" w:eastAsia="zh-SG"/>
        </w:rPr>
        <w:t xml:space="preserve"> of wires</w:t>
      </w:r>
      <w:r>
        <w:rPr>
          <w:bCs/>
          <w:lang w:val="en-GB" w:eastAsia="zh-SG"/>
        </w:rPr>
        <w:br/>
      </w:r>
      <w:r>
        <w:rPr>
          <w:bCs/>
          <w:noProof/>
          <w:lang w:val="en-GB" w:eastAsia="zh-SG"/>
        </w:rPr>
        <w:drawing>
          <wp:inline distT="0" distB="0" distL="0" distR="0" wp14:anchorId="4A7A728B" wp14:editId="1FBB99C7">
            <wp:extent cx="2994241" cy="2247362"/>
            <wp:effectExtent l="0" t="762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753" cy="2249998"/>
                    </a:xfrm>
                    <a:prstGeom prst="rect">
                      <a:avLst/>
                    </a:prstGeom>
                    <a:noFill/>
                    <a:ln>
                      <a:noFill/>
                    </a:ln>
                  </pic:spPr>
                </pic:pic>
              </a:graphicData>
            </a:graphic>
          </wp:inline>
        </w:drawing>
      </w:r>
      <w:r>
        <w:rPr>
          <w:bCs/>
          <w:noProof/>
          <w:lang w:val="en-GB" w:eastAsia="zh-SG"/>
        </w:rPr>
        <w:drawing>
          <wp:inline distT="0" distB="0" distL="0" distR="0" wp14:anchorId="047BBEFB" wp14:editId="600CC93D">
            <wp:extent cx="3014544" cy="2262600"/>
            <wp:effectExtent l="0" t="508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019522" cy="2266337"/>
                    </a:xfrm>
                    <a:prstGeom prst="rect">
                      <a:avLst/>
                    </a:prstGeom>
                    <a:noFill/>
                    <a:ln>
                      <a:noFill/>
                    </a:ln>
                  </pic:spPr>
                </pic:pic>
              </a:graphicData>
            </a:graphic>
          </wp:inline>
        </w:drawing>
      </w:r>
    </w:p>
    <w:p w14:paraId="1BB020D1" w14:textId="6F48B1A2" w:rsidR="00947165" w:rsidRDefault="00947165">
      <w:pPr>
        <w:rPr>
          <w:bCs/>
          <w:lang w:val="en-GB" w:eastAsia="zh-SG"/>
        </w:rPr>
      </w:pPr>
      <w:r>
        <w:rPr>
          <w:bCs/>
          <w:lang w:val="en-GB" w:eastAsia="zh-SG"/>
        </w:rPr>
        <w:t>Green wire has to be grounded and plugged into the power supply unit.</w:t>
      </w:r>
    </w:p>
    <w:p w14:paraId="17E405DB" w14:textId="77777777" w:rsidR="00947165" w:rsidRDefault="00947165" w:rsidP="00120CD8">
      <w:pPr>
        <w:spacing w:line="360" w:lineRule="auto"/>
        <w:ind w:left="360"/>
        <w:rPr>
          <w:bCs/>
          <w:lang w:val="en-GB" w:eastAsia="zh-SG"/>
        </w:rPr>
      </w:pPr>
    </w:p>
    <w:p w14:paraId="12BAB5AD" w14:textId="77777777" w:rsidR="00947165" w:rsidRDefault="00947165" w:rsidP="00120CD8">
      <w:pPr>
        <w:spacing w:line="360" w:lineRule="auto"/>
        <w:ind w:left="360"/>
        <w:rPr>
          <w:bCs/>
          <w:lang w:val="en-GB" w:eastAsia="zh-SG"/>
        </w:rPr>
      </w:pPr>
    </w:p>
    <w:p w14:paraId="48C0040F" w14:textId="21C16133" w:rsidR="00120CD8" w:rsidRDefault="00120CD8" w:rsidP="00C65F18">
      <w:pPr>
        <w:spacing w:line="360" w:lineRule="auto"/>
        <w:rPr>
          <w:bCs/>
          <w:lang w:val="en-GB" w:eastAsia="zh-SG"/>
        </w:rPr>
      </w:pPr>
      <w:r>
        <w:rPr>
          <w:bCs/>
          <w:lang w:val="en-GB" w:eastAsia="zh-SG"/>
        </w:rPr>
        <w:lastRenderedPageBreak/>
        <w:t>Raspberry Pi no Display</w:t>
      </w:r>
    </w:p>
    <w:p w14:paraId="096887F9" w14:textId="77777777" w:rsidR="00120CD8" w:rsidRDefault="00120CD8" w:rsidP="00C65F18">
      <w:pPr>
        <w:pStyle w:val="ListParagraph"/>
        <w:numPr>
          <w:ilvl w:val="0"/>
          <w:numId w:val="7"/>
        </w:numPr>
        <w:spacing w:after="0" w:line="360" w:lineRule="auto"/>
        <w:ind w:left="360"/>
        <w:rPr>
          <w:bCs/>
          <w:lang w:val="en-GB" w:eastAsia="zh-SG"/>
        </w:rPr>
      </w:pPr>
      <w:r>
        <w:rPr>
          <w:bCs/>
          <w:lang w:val="en-GB" w:eastAsia="zh-SG"/>
        </w:rPr>
        <w:t>Check if power is turned on</w:t>
      </w:r>
    </w:p>
    <w:p w14:paraId="0A350ABE" w14:textId="77777777" w:rsidR="00120CD8" w:rsidRDefault="00120CD8" w:rsidP="00C65F18">
      <w:pPr>
        <w:pStyle w:val="ListParagraph"/>
        <w:numPr>
          <w:ilvl w:val="0"/>
          <w:numId w:val="7"/>
        </w:numPr>
        <w:spacing w:after="0" w:line="360" w:lineRule="auto"/>
        <w:ind w:left="360"/>
        <w:rPr>
          <w:bCs/>
          <w:lang w:val="en-GB" w:eastAsia="zh-SG"/>
        </w:rPr>
      </w:pPr>
      <w:r>
        <w:rPr>
          <w:bCs/>
          <w:lang w:val="en-GB" w:eastAsia="zh-SG"/>
        </w:rPr>
        <w:t>Check if Raspberry Pi has lights turned on, if not power supply of the Pi is faulty and needs to be replaced.</w:t>
      </w:r>
    </w:p>
    <w:p w14:paraId="2FE9BFBD" w14:textId="77777777" w:rsidR="00120CD8" w:rsidRPr="007A0A3D" w:rsidRDefault="00120CD8" w:rsidP="00C65F18">
      <w:pPr>
        <w:pStyle w:val="ListParagraph"/>
        <w:numPr>
          <w:ilvl w:val="0"/>
          <w:numId w:val="7"/>
        </w:numPr>
        <w:spacing w:after="0" w:line="360" w:lineRule="auto"/>
        <w:ind w:left="360"/>
        <w:rPr>
          <w:bCs/>
          <w:lang w:val="en-GB" w:eastAsia="zh-SG"/>
        </w:rPr>
      </w:pPr>
      <w:r>
        <w:rPr>
          <w:bCs/>
          <w:lang w:val="en-GB" w:eastAsia="zh-SG"/>
        </w:rPr>
        <w:t>Check if HDMI Port connected is HDMI 0 instead of 1.</w:t>
      </w:r>
      <w:r>
        <w:rPr>
          <w:noProof/>
          <w:lang w:val="en-GB" w:eastAsia="zh-SG"/>
        </w:rPr>
        <w:drawing>
          <wp:anchor distT="0" distB="0" distL="114300" distR="114300" simplePos="0" relativeHeight="251659264" behindDoc="0" locked="0" layoutInCell="1" allowOverlap="1" wp14:anchorId="1CD76A53" wp14:editId="0F16BAE9">
            <wp:simplePos x="0" y="0"/>
            <wp:positionH relativeFrom="column">
              <wp:posOffset>0</wp:posOffset>
            </wp:positionH>
            <wp:positionV relativeFrom="paragraph">
              <wp:posOffset>259080</wp:posOffset>
            </wp:positionV>
            <wp:extent cx="5278755" cy="3959225"/>
            <wp:effectExtent l="0" t="0" r="4445" b="3175"/>
            <wp:wrapTopAndBottom/>
            <wp:docPr id="833647001" name="Picture 83364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47001" name="Picture 8336470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755" cy="3959225"/>
                    </a:xfrm>
                    <a:prstGeom prst="rect">
                      <a:avLst/>
                    </a:prstGeom>
                  </pic:spPr>
                </pic:pic>
              </a:graphicData>
            </a:graphic>
          </wp:anchor>
        </w:drawing>
      </w:r>
    </w:p>
    <w:p w14:paraId="356D8FA6" w14:textId="77777777" w:rsidR="00120CD8" w:rsidRPr="006C01B8" w:rsidRDefault="00120CD8" w:rsidP="00C65F18">
      <w:pPr>
        <w:spacing w:line="360" w:lineRule="auto"/>
        <w:rPr>
          <w:bCs/>
          <w:lang w:val="en-GB"/>
        </w:rPr>
      </w:pPr>
    </w:p>
    <w:p w14:paraId="472CB2EA" w14:textId="77777777" w:rsidR="00120CD8" w:rsidRDefault="00120CD8" w:rsidP="00C65F18">
      <w:pPr>
        <w:pStyle w:val="ListParagraph"/>
        <w:numPr>
          <w:ilvl w:val="0"/>
          <w:numId w:val="7"/>
        </w:numPr>
        <w:spacing w:after="0" w:line="240" w:lineRule="auto"/>
        <w:ind w:left="360"/>
        <w:rPr>
          <w:lang w:val="en-GB"/>
        </w:rPr>
      </w:pPr>
      <w:r>
        <w:rPr>
          <w:lang w:val="en-GB"/>
        </w:rPr>
        <w:t>Check if Display micro USB is connected (power cable</w:t>
      </w:r>
      <w:proofErr w:type="gramStart"/>
      <w:r>
        <w:rPr>
          <w:lang w:val="en-GB"/>
        </w:rPr>
        <w:t>) .</w:t>
      </w:r>
      <w:proofErr w:type="gramEnd"/>
      <w:r>
        <w:rPr>
          <w:lang w:val="en-GB"/>
        </w:rPr>
        <w:t xml:space="preserve"> If it is and no display, cable might be faulty, replace USB to Micro USB cable.</w:t>
      </w:r>
    </w:p>
    <w:p w14:paraId="18D88C28" w14:textId="77777777" w:rsidR="00120CD8" w:rsidRPr="008D7B63" w:rsidRDefault="00120CD8" w:rsidP="00C65F18">
      <w:pPr>
        <w:pStyle w:val="ListParagraph"/>
        <w:ind w:left="360"/>
        <w:rPr>
          <w:lang w:val="en-GB"/>
        </w:rPr>
      </w:pPr>
    </w:p>
    <w:p w14:paraId="4685A981" w14:textId="77777777" w:rsidR="00120CD8" w:rsidRDefault="00120CD8" w:rsidP="00C65F18">
      <w:pPr>
        <w:pStyle w:val="ListParagraph"/>
        <w:numPr>
          <w:ilvl w:val="0"/>
          <w:numId w:val="7"/>
        </w:numPr>
        <w:spacing w:after="0" w:line="240" w:lineRule="auto"/>
        <w:ind w:left="360"/>
        <w:rPr>
          <w:lang w:val="en-GB"/>
        </w:rPr>
      </w:pPr>
      <w:r>
        <w:rPr>
          <w:lang w:val="en-GB"/>
        </w:rPr>
        <w:t>Check if LCD Screen is working by using an external monitor. Power the external monitor and plug the HDMI cable from the LCD Screen to the external monitor. If there is display, the LCD Screen is faulty. If there is no display, Raspberry Pi is not working.</w:t>
      </w:r>
    </w:p>
    <w:p w14:paraId="10C4A4F0" w14:textId="77777777" w:rsidR="00120CD8" w:rsidRPr="00735E89" w:rsidRDefault="00120CD8" w:rsidP="00C65F18">
      <w:pPr>
        <w:pStyle w:val="ListParagraph"/>
        <w:ind w:left="360"/>
        <w:rPr>
          <w:lang w:val="en-GB"/>
        </w:rPr>
      </w:pPr>
    </w:p>
    <w:p w14:paraId="62F85451" w14:textId="77777777" w:rsidR="00120CD8" w:rsidRDefault="00120CD8" w:rsidP="00C65F18">
      <w:pPr>
        <w:pStyle w:val="ListParagraph"/>
        <w:ind w:left="0"/>
        <w:rPr>
          <w:b/>
          <w:bCs/>
          <w:lang w:val="en-GB"/>
        </w:rPr>
      </w:pPr>
      <w:r>
        <w:rPr>
          <w:b/>
          <w:bCs/>
          <w:lang w:val="en-GB"/>
        </w:rPr>
        <w:t>Raspberry Pi not working</w:t>
      </w:r>
    </w:p>
    <w:p w14:paraId="6BC78C0D" w14:textId="77777777" w:rsidR="00120CD8" w:rsidRDefault="00120CD8" w:rsidP="00C65F18">
      <w:pPr>
        <w:pStyle w:val="ListParagraph"/>
        <w:numPr>
          <w:ilvl w:val="0"/>
          <w:numId w:val="8"/>
        </w:numPr>
        <w:spacing w:after="0" w:line="240" w:lineRule="auto"/>
        <w:ind w:left="360"/>
        <w:rPr>
          <w:lang w:val="en-GB"/>
        </w:rPr>
      </w:pPr>
      <w:r>
        <w:rPr>
          <w:lang w:val="en-GB"/>
        </w:rPr>
        <w:t xml:space="preserve">Reflash the SD Card using </w:t>
      </w:r>
      <w:r w:rsidRPr="00AD249A">
        <w:rPr>
          <w:lang w:val="en-GB"/>
        </w:rPr>
        <w:t xml:space="preserve">Win32DiskImager </w:t>
      </w:r>
      <w:r>
        <w:rPr>
          <w:lang w:val="en-GB"/>
        </w:rPr>
        <w:t xml:space="preserve">software. File of image is following link: </w:t>
      </w:r>
      <w:r>
        <w:rPr>
          <w:lang w:val="en-GB"/>
        </w:rPr>
        <w:br/>
      </w:r>
      <w:proofErr w:type="spellStart"/>
      <w:r>
        <w:rPr>
          <w:lang w:val="en-GB"/>
        </w:rPr>
        <w:t>R</w:t>
      </w:r>
      <w:r w:rsidRPr="00AD249A">
        <w:rPr>
          <w:lang w:val="en-GB"/>
        </w:rPr>
        <w:t>aspberrypi</w:t>
      </w:r>
      <w:proofErr w:type="spellEnd"/>
      <w:r w:rsidRPr="00AD249A">
        <w:rPr>
          <w:lang w:val="en-GB"/>
        </w:rPr>
        <w:t>. (2020). Installing operating system images using Windows. Available: https://www.raspberrypi.org/documentation/installation/installing-images/windows.md. Last accessed 4 Feb 2021.</w:t>
      </w:r>
    </w:p>
    <w:p w14:paraId="6154CCC0" w14:textId="77777777" w:rsidR="00120CD8" w:rsidRDefault="00120CD8" w:rsidP="00C65F18">
      <w:pPr>
        <w:pStyle w:val="ListParagraph"/>
        <w:numPr>
          <w:ilvl w:val="0"/>
          <w:numId w:val="8"/>
        </w:numPr>
        <w:spacing w:after="0" w:line="240" w:lineRule="auto"/>
        <w:ind w:left="360"/>
        <w:rPr>
          <w:lang w:val="en-GB"/>
        </w:rPr>
      </w:pPr>
      <w:r>
        <w:rPr>
          <w:lang w:val="en-GB"/>
        </w:rPr>
        <w:t>Replace Raspberry Pi 4</w:t>
      </w:r>
    </w:p>
    <w:p w14:paraId="0D3FCFAC" w14:textId="77777777" w:rsidR="00120CD8" w:rsidRDefault="00120CD8" w:rsidP="00C65F18">
      <w:pPr>
        <w:pStyle w:val="ListParagraph"/>
        <w:ind w:left="360"/>
        <w:rPr>
          <w:b/>
          <w:bCs/>
          <w:lang w:val="en-GB"/>
        </w:rPr>
      </w:pPr>
    </w:p>
    <w:p w14:paraId="640EBEDE" w14:textId="77777777" w:rsidR="00120CD8" w:rsidRDefault="00120CD8" w:rsidP="00C65F18">
      <w:pPr>
        <w:pStyle w:val="ListParagraph"/>
        <w:ind w:left="360"/>
        <w:rPr>
          <w:b/>
          <w:bCs/>
          <w:lang w:val="en-GB"/>
        </w:rPr>
      </w:pPr>
    </w:p>
    <w:p w14:paraId="24BD2C22" w14:textId="77777777" w:rsidR="00120CD8" w:rsidRDefault="00120CD8" w:rsidP="00C65F18">
      <w:pPr>
        <w:pStyle w:val="ListParagraph"/>
        <w:ind w:left="360"/>
        <w:rPr>
          <w:b/>
          <w:bCs/>
          <w:lang w:val="en-GB"/>
        </w:rPr>
      </w:pPr>
      <w:r>
        <w:rPr>
          <w:b/>
          <w:bCs/>
          <w:lang w:val="en-GB"/>
        </w:rPr>
        <w:t xml:space="preserve">Code not auto running on </w:t>
      </w:r>
      <w:proofErr w:type="spellStart"/>
      <w:r>
        <w:rPr>
          <w:b/>
          <w:bCs/>
          <w:lang w:val="en-GB"/>
        </w:rPr>
        <w:t>startup</w:t>
      </w:r>
      <w:proofErr w:type="spellEnd"/>
    </w:p>
    <w:p w14:paraId="0852D3E5" w14:textId="77777777" w:rsidR="00120CD8" w:rsidRDefault="00120CD8" w:rsidP="00C65F18">
      <w:pPr>
        <w:pStyle w:val="ListParagraph"/>
        <w:ind w:left="360"/>
        <w:rPr>
          <w:lang w:val="en-GB"/>
        </w:rPr>
      </w:pPr>
      <w:r>
        <w:rPr>
          <w:lang w:val="en-GB"/>
        </w:rPr>
        <w:t>Manually open by opening terminal (Top left Black box icon) type “</w:t>
      </w:r>
      <w:proofErr w:type="spellStart"/>
      <w:r>
        <w:rPr>
          <w:lang w:val="en-GB"/>
        </w:rPr>
        <w:t>sudo</w:t>
      </w:r>
      <w:proofErr w:type="spellEnd"/>
      <w:r>
        <w:rPr>
          <w:lang w:val="en-GB"/>
        </w:rPr>
        <w:t xml:space="preserve"> python3 /home/pi/Desktop/</w:t>
      </w:r>
      <w:proofErr w:type="spellStart"/>
      <w:r>
        <w:rPr>
          <w:lang w:val="en-GB"/>
        </w:rPr>
        <w:t>VendingMachine</w:t>
      </w:r>
      <w:proofErr w:type="spellEnd"/>
      <w:r>
        <w:rPr>
          <w:lang w:val="en-GB"/>
        </w:rPr>
        <w:t>/main.py” case sensitive.</w:t>
      </w:r>
    </w:p>
    <w:p w14:paraId="6C97ACDD" w14:textId="77777777" w:rsidR="00120CD8" w:rsidRDefault="00120CD8" w:rsidP="00C65F18">
      <w:pPr>
        <w:pStyle w:val="ListParagraph"/>
        <w:ind w:left="360"/>
        <w:rPr>
          <w:lang w:val="en-GB"/>
        </w:rPr>
      </w:pPr>
    </w:p>
    <w:p w14:paraId="11CF8EBA" w14:textId="77777777" w:rsidR="00120CD8" w:rsidRDefault="00120CD8" w:rsidP="00C65F18">
      <w:pPr>
        <w:pStyle w:val="ListParagraph"/>
        <w:ind w:left="360"/>
        <w:rPr>
          <w:lang w:val="en-GB"/>
        </w:rPr>
      </w:pPr>
      <w:r>
        <w:rPr>
          <w:lang w:val="en-GB"/>
        </w:rPr>
        <w:t>Configure auto start following these instructions:</w:t>
      </w:r>
    </w:p>
    <w:p w14:paraId="62A33389" w14:textId="77777777" w:rsidR="00120CD8" w:rsidRDefault="00120CD8" w:rsidP="00C65F18">
      <w:pPr>
        <w:pStyle w:val="ListParagraph"/>
        <w:ind w:left="360"/>
        <w:rPr>
          <w:lang w:val="en-GB"/>
        </w:rPr>
      </w:pPr>
      <w:r>
        <w:rPr>
          <w:lang w:val="en-GB"/>
        </w:rPr>
        <w:t>In Terminal, type and enter</w:t>
      </w:r>
    </w:p>
    <w:p w14:paraId="29FCF0ED" w14:textId="77777777" w:rsidR="00120CD8" w:rsidRDefault="00120CD8" w:rsidP="00C65F18">
      <w:pPr>
        <w:pStyle w:val="ListParagraph"/>
        <w:ind w:left="360"/>
        <w:rPr>
          <w:lang w:val="en-GB"/>
        </w:rPr>
      </w:pPr>
      <w:r>
        <w:rPr>
          <w:lang w:val="en-GB"/>
        </w:rPr>
        <w:t>“</w:t>
      </w:r>
      <w:proofErr w:type="spellStart"/>
      <w:r w:rsidRPr="00AD249A">
        <w:rPr>
          <w:lang w:val="en-GB"/>
        </w:rPr>
        <w:t>sudo</w:t>
      </w:r>
      <w:proofErr w:type="spellEnd"/>
      <w:r w:rsidRPr="00AD249A">
        <w:rPr>
          <w:lang w:val="en-GB"/>
        </w:rPr>
        <w:t xml:space="preserve"> nano /etc/</w:t>
      </w:r>
      <w:proofErr w:type="spellStart"/>
      <w:r w:rsidRPr="00AD249A">
        <w:rPr>
          <w:lang w:val="en-GB"/>
        </w:rPr>
        <w:t>xdg</w:t>
      </w:r>
      <w:proofErr w:type="spellEnd"/>
      <w:r w:rsidRPr="00AD249A">
        <w:rPr>
          <w:lang w:val="en-GB"/>
        </w:rPr>
        <w:t>/</w:t>
      </w:r>
      <w:proofErr w:type="spellStart"/>
      <w:r w:rsidRPr="00AD249A">
        <w:rPr>
          <w:lang w:val="en-GB"/>
        </w:rPr>
        <w:t>lxsession</w:t>
      </w:r>
      <w:proofErr w:type="spellEnd"/>
      <w:r w:rsidRPr="00AD249A">
        <w:rPr>
          <w:lang w:val="en-GB"/>
        </w:rPr>
        <w:t>/LXDE/</w:t>
      </w:r>
      <w:proofErr w:type="spellStart"/>
      <w:proofErr w:type="gramStart"/>
      <w:r w:rsidRPr="00AD249A">
        <w:rPr>
          <w:lang w:val="en-GB"/>
        </w:rPr>
        <w:t>autostart</w:t>
      </w:r>
      <w:proofErr w:type="spellEnd"/>
      <w:r w:rsidRPr="00AD249A">
        <w:rPr>
          <w:lang w:val="en-GB"/>
        </w:rPr>
        <w:t>“</w:t>
      </w:r>
      <w:proofErr w:type="gramEnd"/>
    </w:p>
    <w:p w14:paraId="67B38BFD" w14:textId="77777777" w:rsidR="00120CD8" w:rsidRPr="00AD249A" w:rsidRDefault="00120CD8" w:rsidP="00C65F18">
      <w:pPr>
        <w:pStyle w:val="ListParagraph"/>
        <w:ind w:left="360"/>
        <w:rPr>
          <w:lang w:val="en-GB"/>
        </w:rPr>
      </w:pPr>
      <w:r>
        <w:rPr>
          <w:lang w:val="en-GB"/>
        </w:rPr>
        <w:t>In the text editor, ensure that the file is exactly as below:</w:t>
      </w:r>
      <w:r>
        <w:rPr>
          <w:lang w:val="en-GB"/>
        </w:rPr>
        <w:br/>
        <w:t>”</w:t>
      </w:r>
      <w:r>
        <w:rPr>
          <w:lang w:val="en-GB"/>
        </w:rPr>
        <w:br/>
      </w:r>
      <w:r w:rsidRPr="00AD249A">
        <w:rPr>
          <w:lang w:val="en-GB"/>
        </w:rPr>
        <w:t>@lxpanel --profile LXDE</w:t>
      </w:r>
    </w:p>
    <w:p w14:paraId="6E0E4538" w14:textId="77777777" w:rsidR="00120CD8" w:rsidRDefault="00120CD8" w:rsidP="00C65F18">
      <w:pPr>
        <w:pStyle w:val="ListParagraph"/>
        <w:ind w:left="360"/>
        <w:rPr>
          <w:lang w:val="en-GB"/>
        </w:rPr>
      </w:pPr>
      <w:r w:rsidRPr="00AD249A">
        <w:rPr>
          <w:lang w:val="en-GB"/>
        </w:rPr>
        <w:t>@pcmanfm --desktop --profile LXDE</w:t>
      </w:r>
    </w:p>
    <w:p w14:paraId="34826D28" w14:textId="77777777" w:rsidR="00120CD8" w:rsidRPr="00AD249A" w:rsidRDefault="00120CD8" w:rsidP="00C65F18">
      <w:pPr>
        <w:pStyle w:val="ListParagraph"/>
        <w:ind w:left="360"/>
        <w:rPr>
          <w:lang w:val="en-GB"/>
        </w:rPr>
      </w:pPr>
      <w:bookmarkStart w:id="0" w:name="_Hlk63365964"/>
      <w:r w:rsidRPr="00AD249A">
        <w:rPr>
          <w:lang w:val="en-GB"/>
        </w:rPr>
        <w:t>@/</w:t>
      </w:r>
      <w:r>
        <w:rPr>
          <w:lang w:val="en-GB"/>
        </w:rPr>
        <w:t>home/pi/Desktop/VendingMachine/main.py</w:t>
      </w:r>
    </w:p>
    <w:bookmarkEnd w:id="0"/>
    <w:p w14:paraId="0AA25C18" w14:textId="77777777" w:rsidR="00120CD8" w:rsidRPr="00BE29F2" w:rsidRDefault="00120CD8" w:rsidP="00C65F18">
      <w:pPr>
        <w:pStyle w:val="ListParagraph"/>
        <w:ind w:left="360"/>
        <w:rPr>
          <w:lang w:val="en-GB"/>
        </w:rPr>
      </w:pPr>
      <w:r w:rsidRPr="00AD249A">
        <w:rPr>
          <w:lang w:val="en-GB"/>
        </w:rPr>
        <w:t>@xscreensaver -no-splash</w:t>
      </w:r>
      <w:r w:rsidRPr="00AD249A">
        <w:rPr>
          <w:lang w:val="en-GB"/>
        </w:rPr>
        <w:br/>
      </w:r>
      <w:r w:rsidRPr="00BE29F2">
        <w:rPr>
          <w:lang w:val="en-GB"/>
        </w:rPr>
        <w:t>”</w:t>
      </w:r>
    </w:p>
    <w:p w14:paraId="11B3BFEA" w14:textId="77777777" w:rsidR="00120CD8" w:rsidRPr="00AD249A" w:rsidRDefault="00120CD8" w:rsidP="00C65F18">
      <w:pPr>
        <w:pStyle w:val="ListParagraph"/>
        <w:ind w:left="360"/>
        <w:rPr>
          <w:lang w:val="en-GB"/>
        </w:rPr>
      </w:pPr>
      <w:r w:rsidRPr="00BE29F2">
        <w:rPr>
          <w:lang w:val="en-GB"/>
        </w:rPr>
        <w:t>The line “@/home/pi/Desktop/</w:t>
      </w:r>
      <w:proofErr w:type="spellStart"/>
      <w:r w:rsidRPr="00BE29F2">
        <w:rPr>
          <w:lang w:val="en-GB"/>
        </w:rPr>
        <w:t>VendingMachine</w:t>
      </w:r>
      <w:proofErr w:type="spellEnd"/>
      <w:r w:rsidRPr="00BE29F2">
        <w:rPr>
          <w:lang w:val="en-GB"/>
        </w:rPr>
        <w:t>/main.py</w:t>
      </w:r>
      <w:r>
        <w:rPr>
          <w:lang w:val="en-GB"/>
        </w:rPr>
        <w:t>” is the path to the code, main.py.</w:t>
      </w:r>
    </w:p>
    <w:p w14:paraId="37D63A84" w14:textId="77777777" w:rsidR="00120CD8" w:rsidRDefault="00120CD8" w:rsidP="00C65F18">
      <w:pPr>
        <w:pStyle w:val="ListParagraph"/>
        <w:ind w:left="360"/>
        <w:rPr>
          <w:lang w:val="en-GB"/>
        </w:rPr>
      </w:pPr>
    </w:p>
    <w:p w14:paraId="308FB0DF" w14:textId="1E9161EF" w:rsidR="00120CD8" w:rsidRPr="0055301E" w:rsidRDefault="00120CD8" w:rsidP="00C65F18">
      <w:pPr>
        <w:pStyle w:val="ListParagraph"/>
        <w:ind w:left="360"/>
        <w:rPr>
          <w:b/>
          <w:bCs/>
          <w:lang w:val="en-GB"/>
        </w:rPr>
      </w:pPr>
      <w:r w:rsidRPr="0055301E">
        <w:rPr>
          <w:b/>
          <w:bCs/>
          <w:lang w:val="en-GB"/>
        </w:rPr>
        <w:t xml:space="preserve">Making changes in </w:t>
      </w:r>
      <w:r w:rsidR="0055301E">
        <w:rPr>
          <w:b/>
          <w:bCs/>
          <w:lang w:val="en-GB"/>
        </w:rPr>
        <w:t xml:space="preserve">code to change </w:t>
      </w:r>
      <w:r w:rsidRPr="0055301E">
        <w:rPr>
          <w:b/>
          <w:bCs/>
          <w:lang w:val="en-GB"/>
        </w:rPr>
        <w:t>points/audio etc</w:t>
      </w:r>
      <w:r w:rsidR="0055301E">
        <w:rPr>
          <w:b/>
          <w:bCs/>
          <w:lang w:val="en-GB"/>
        </w:rPr>
        <w:t>:</w:t>
      </w:r>
    </w:p>
    <w:p w14:paraId="13812977" w14:textId="77777777" w:rsidR="00120CD8" w:rsidRDefault="00120CD8" w:rsidP="00C65F18">
      <w:pPr>
        <w:pStyle w:val="ListParagraph"/>
        <w:ind w:left="360"/>
        <w:rPr>
          <w:lang w:val="en-GB"/>
        </w:rPr>
      </w:pPr>
      <w:r>
        <w:rPr>
          <w:lang w:val="en-GB"/>
        </w:rPr>
        <w:t>Press Ctrl to close vending machine program, use the mouse and double click and open the folder on desktop “</w:t>
      </w:r>
      <w:proofErr w:type="spellStart"/>
      <w:r>
        <w:rPr>
          <w:lang w:val="en-GB"/>
        </w:rPr>
        <w:t>VendingMachine</w:t>
      </w:r>
      <w:proofErr w:type="spellEnd"/>
      <w:r>
        <w:rPr>
          <w:lang w:val="en-GB"/>
        </w:rPr>
        <w:t xml:space="preserve">”. </w:t>
      </w:r>
    </w:p>
    <w:p w14:paraId="5D207486" w14:textId="77777777" w:rsidR="00120CD8" w:rsidRDefault="00120CD8" w:rsidP="00C65F18">
      <w:pPr>
        <w:pStyle w:val="ListParagraph"/>
        <w:ind w:left="360"/>
        <w:rPr>
          <w:lang w:val="en-GB"/>
        </w:rPr>
      </w:pPr>
      <w:r>
        <w:rPr>
          <w:lang w:val="en-GB"/>
        </w:rPr>
        <w:t xml:space="preserve">Right click main.py and choose open with </w:t>
      </w:r>
      <w:proofErr w:type="spellStart"/>
      <w:r>
        <w:rPr>
          <w:lang w:val="en-GB"/>
        </w:rPr>
        <w:t>thonny</w:t>
      </w:r>
      <w:proofErr w:type="spellEnd"/>
      <w:r>
        <w:rPr>
          <w:lang w:val="en-GB"/>
        </w:rPr>
        <w:t xml:space="preserve"> editor. </w:t>
      </w:r>
    </w:p>
    <w:p w14:paraId="41231EA8" w14:textId="77777777" w:rsidR="00120CD8" w:rsidRDefault="00120CD8" w:rsidP="00C65F18">
      <w:pPr>
        <w:pStyle w:val="ListParagraph"/>
        <w:ind w:left="360"/>
        <w:rPr>
          <w:lang w:val="en-GB"/>
        </w:rPr>
      </w:pPr>
    </w:p>
    <w:p w14:paraId="7B5BF509" w14:textId="77777777" w:rsidR="00120CD8" w:rsidRDefault="00120CD8" w:rsidP="00C65F18">
      <w:pPr>
        <w:pStyle w:val="ListParagraph"/>
        <w:ind w:left="360"/>
        <w:rPr>
          <w:lang w:val="en-GB"/>
        </w:rPr>
      </w:pPr>
      <w:r>
        <w:rPr>
          <w:lang w:val="en-GB"/>
        </w:rPr>
        <w:t>-Scroll to line 63 to change points.</w:t>
      </w:r>
    </w:p>
    <w:p w14:paraId="11D44A97" w14:textId="77777777" w:rsidR="00120CD8" w:rsidRDefault="00120CD8" w:rsidP="00C65F18">
      <w:pPr>
        <w:pStyle w:val="ListParagraph"/>
        <w:ind w:left="360"/>
        <w:rPr>
          <w:lang w:val="en-GB"/>
        </w:rPr>
      </w:pPr>
    </w:p>
    <w:p w14:paraId="183E4120" w14:textId="77777777" w:rsidR="00120CD8" w:rsidRDefault="00120CD8" w:rsidP="00C65F18">
      <w:pPr>
        <w:pStyle w:val="ListParagraph"/>
        <w:ind w:left="360"/>
        <w:rPr>
          <w:lang w:val="en-GB"/>
        </w:rPr>
      </w:pPr>
      <w:r>
        <w:rPr>
          <w:lang w:val="en-GB"/>
        </w:rPr>
        <w:t xml:space="preserve">-Line 83 onwards to edit RGB LED Strip </w:t>
      </w:r>
      <w:proofErr w:type="spellStart"/>
      <w:r>
        <w:rPr>
          <w:lang w:val="en-GB"/>
        </w:rPr>
        <w:t>color</w:t>
      </w:r>
      <w:proofErr w:type="spellEnd"/>
      <w:r>
        <w:rPr>
          <w:lang w:val="en-GB"/>
        </w:rPr>
        <w:t xml:space="preserve">, </w:t>
      </w:r>
      <w:proofErr w:type="spellStart"/>
      <w:r>
        <w:rPr>
          <w:lang w:val="en-GB"/>
        </w:rPr>
        <w:t>Color</w:t>
      </w:r>
      <w:proofErr w:type="spellEnd"/>
      <w:r>
        <w:rPr>
          <w:lang w:val="en-GB"/>
        </w:rPr>
        <w:t>(</w:t>
      </w:r>
      <w:proofErr w:type="spellStart"/>
      <w:proofErr w:type="gramStart"/>
      <w:r>
        <w:rPr>
          <w:lang w:val="en-GB"/>
        </w:rPr>
        <w:t>x,x</w:t>
      </w:r>
      <w:proofErr w:type="gramEnd"/>
      <w:r>
        <w:rPr>
          <w:lang w:val="en-GB"/>
        </w:rPr>
        <w:t>,x</w:t>
      </w:r>
      <w:proofErr w:type="spellEnd"/>
      <w:r>
        <w:rPr>
          <w:lang w:val="en-GB"/>
        </w:rPr>
        <w:t xml:space="preserve">) the numbers in the bracket is the </w:t>
      </w:r>
      <w:proofErr w:type="spellStart"/>
      <w:r>
        <w:rPr>
          <w:lang w:val="en-GB"/>
        </w:rPr>
        <w:t>color</w:t>
      </w:r>
      <w:proofErr w:type="spellEnd"/>
      <w:r>
        <w:rPr>
          <w:lang w:val="en-GB"/>
        </w:rPr>
        <w:t xml:space="preserve"> code. </w:t>
      </w:r>
    </w:p>
    <w:p w14:paraId="275519EE" w14:textId="77777777" w:rsidR="00120CD8" w:rsidRDefault="00120CD8" w:rsidP="00C65F18">
      <w:pPr>
        <w:pStyle w:val="ListParagraph"/>
        <w:ind w:left="360"/>
        <w:rPr>
          <w:lang w:val="en-GB"/>
        </w:rPr>
      </w:pPr>
    </w:p>
    <w:p w14:paraId="06D086DF" w14:textId="77777777" w:rsidR="00120CD8" w:rsidRDefault="00120CD8" w:rsidP="00C65F18">
      <w:pPr>
        <w:pStyle w:val="ListParagraph"/>
        <w:ind w:left="360"/>
        <w:rPr>
          <w:lang w:val="en-GB"/>
        </w:rPr>
      </w:pPr>
      <w:r>
        <w:rPr>
          <w:lang w:val="en-GB"/>
        </w:rPr>
        <w:t xml:space="preserve">-Line 49 is the speed of LEDs lighting up one by one. Time </w:t>
      </w:r>
      <w:proofErr w:type="spellStart"/>
      <w:r>
        <w:rPr>
          <w:lang w:val="en-GB"/>
        </w:rPr>
        <w:t>inbetween</w:t>
      </w:r>
      <w:proofErr w:type="spellEnd"/>
      <w:r>
        <w:rPr>
          <w:lang w:val="en-GB"/>
        </w:rPr>
        <w:t xml:space="preserve"> is </w:t>
      </w:r>
      <w:proofErr w:type="spellStart"/>
      <w:r>
        <w:rPr>
          <w:lang w:val="en-GB"/>
        </w:rPr>
        <w:t>wait_ms</w:t>
      </w:r>
      <w:proofErr w:type="spellEnd"/>
      <w:r>
        <w:rPr>
          <w:lang w:val="en-GB"/>
        </w:rPr>
        <w:t>/1000. Seconds.</w:t>
      </w:r>
    </w:p>
    <w:p w14:paraId="08D2D076" w14:textId="77777777" w:rsidR="00120CD8" w:rsidRPr="00806D78" w:rsidRDefault="00120CD8" w:rsidP="00C65F18">
      <w:pPr>
        <w:pStyle w:val="ListParagraph"/>
        <w:ind w:left="360"/>
        <w:rPr>
          <w:lang w:val="en-GB"/>
        </w:rPr>
      </w:pPr>
    </w:p>
    <w:p w14:paraId="1A94023B" w14:textId="77777777" w:rsidR="00120CD8" w:rsidRDefault="00120CD8" w:rsidP="00C65F18">
      <w:pPr>
        <w:pStyle w:val="ListParagraph"/>
        <w:ind w:left="360"/>
        <w:rPr>
          <w:lang w:val="en-GB"/>
        </w:rPr>
      </w:pPr>
      <w:r>
        <w:rPr>
          <w:lang w:val="en-GB"/>
        </w:rPr>
        <w:t xml:space="preserve">-Line 467 onwards to </w:t>
      </w:r>
      <w:r w:rsidRPr="0055301E">
        <w:rPr>
          <w:b/>
          <w:bCs/>
          <w:lang w:val="en-GB"/>
        </w:rPr>
        <w:t>edit text / text location of user interface</w:t>
      </w:r>
      <w:r>
        <w:rPr>
          <w:lang w:val="en-GB"/>
        </w:rPr>
        <w:t>. Change Row to change text order. Change text inside text</w:t>
      </w:r>
      <w:proofErr w:type="gramStart"/>
      <w:r>
        <w:rPr>
          <w:lang w:val="en-GB"/>
        </w:rPr>
        <w:t>=”…</w:t>
      </w:r>
      <w:proofErr w:type="gramEnd"/>
      <w:r>
        <w:rPr>
          <w:lang w:val="en-GB"/>
        </w:rPr>
        <w:t>” to change text.</w:t>
      </w:r>
    </w:p>
    <w:p w14:paraId="3B265039" w14:textId="77777777" w:rsidR="00120CD8" w:rsidRDefault="00120CD8" w:rsidP="00C65F18">
      <w:pPr>
        <w:pStyle w:val="ListParagraph"/>
        <w:ind w:left="360"/>
        <w:rPr>
          <w:lang w:val="en-GB"/>
        </w:rPr>
      </w:pPr>
    </w:p>
    <w:p w14:paraId="47E07CCA" w14:textId="77777777" w:rsidR="00120CD8" w:rsidRDefault="00120CD8" w:rsidP="00C65F18">
      <w:pPr>
        <w:pStyle w:val="ListParagraph"/>
        <w:ind w:left="360"/>
        <w:rPr>
          <w:lang w:val="en-GB"/>
        </w:rPr>
      </w:pPr>
      <w:r w:rsidRPr="0055301E">
        <w:rPr>
          <w:b/>
          <w:bCs/>
          <w:lang w:val="en-GB"/>
        </w:rPr>
        <w:t>To change any audio files or images, replace the audio or image file in the folder</w:t>
      </w:r>
      <w:r>
        <w:rPr>
          <w:lang w:val="en-GB"/>
        </w:rPr>
        <w:t xml:space="preserve"> “</w:t>
      </w:r>
      <w:proofErr w:type="spellStart"/>
      <w:r>
        <w:rPr>
          <w:lang w:val="en-GB"/>
        </w:rPr>
        <w:t>VendingMachine</w:t>
      </w:r>
      <w:proofErr w:type="spellEnd"/>
      <w:r>
        <w:rPr>
          <w:lang w:val="en-GB"/>
        </w:rPr>
        <w:t xml:space="preserve">” to </w:t>
      </w:r>
      <w:proofErr w:type="spellStart"/>
      <w:r>
        <w:rPr>
          <w:lang w:val="en-GB"/>
        </w:rPr>
        <w:t>it’s</w:t>
      </w:r>
      <w:proofErr w:type="spellEnd"/>
      <w:r>
        <w:rPr>
          <w:lang w:val="en-GB"/>
        </w:rPr>
        <w:t xml:space="preserve"> exact counterpart by changing the name of the old file and pasting the new file with the correct name.</w:t>
      </w:r>
    </w:p>
    <w:p w14:paraId="0A20224F" w14:textId="77777777" w:rsidR="00120CD8" w:rsidRDefault="00120CD8" w:rsidP="00C65F18">
      <w:pPr>
        <w:pStyle w:val="ListParagraph"/>
        <w:ind w:left="360"/>
        <w:rPr>
          <w:lang w:val="en-GB"/>
        </w:rPr>
      </w:pPr>
    </w:p>
    <w:p w14:paraId="0DD0EAC6" w14:textId="77777777" w:rsidR="00120CD8" w:rsidRDefault="00120CD8" w:rsidP="00C65F18">
      <w:pPr>
        <w:pStyle w:val="ListParagraph"/>
        <w:ind w:left="360"/>
        <w:rPr>
          <w:lang w:val="en-GB"/>
        </w:rPr>
      </w:pPr>
      <w:proofErr w:type="spellStart"/>
      <w:r>
        <w:rPr>
          <w:lang w:val="en-GB"/>
        </w:rPr>
        <w:t>Eg</w:t>
      </w:r>
      <w:proofErr w:type="spellEnd"/>
      <w:r>
        <w:rPr>
          <w:lang w:val="en-GB"/>
        </w:rPr>
        <w:t xml:space="preserve">, replacing </w:t>
      </w:r>
      <w:bookmarkStart w:id="1" w:name="_Hlk63366162"/>
      <w:r w:rsidRPr="00BC290C">
        <w:rPr>
          <w:lang w:val="en-GB"/>
        </w:rPr>
        <w:t>plstapyourcard</w:t>
      </w:r>
      <w:bookmarkEnd w:id="1"/>
      <w:r>
        <w:rPr>
          <w:lang w:val="en-GB"/>
        </w:rPr>
        <w:t xml:space="preserve">.wav, rename its file to </w:t>
      </w:r>
      <w:r w:rsidRPr="00BC290C">
        <w:rPr>
          <w:lang w:val="en-GB"/>
        </w:rPr>
        <w:t>plstapyourcard</w:t>
      </w:r>
      <w:r>
        <w:rPr>
          <w:lang w:val="en-GB"/>
        </w:rPr>
        <w:t>_old.wav and put the new file with the name</w:t>
      </w:r>
      <w:r w:rsidRPr="00BC290C">
        <w:rPr>
          <w:lang w:val="en-GB"/>
        </w:rPr>
        <w:t xml:space="preserve"> plstapyourcard</w:t>
      </w:r>
      <w:r>
        <w:rPr>
          <w:lang w:val="en-GB"/>
        </w:rPr>
        <w:t xml:space="preserve">.wav. </w:t>
      </w:r>
    </w:p>
    <w:p w14:paraId="22CB58A4" w14:textId="77777777" w:rsidR="00120CD8" w:rsidRDefault="00120CD8" w:rsidP="00C65F18">
      <w:pPr>
        <w:pStyle w:val="ListParagraph"/>
        <w:ind w:left="360"/>
        <w:rPr>
          <w:lang w:val="en-GB"/>
        </w:rPr>
      </w:pPr>
      <w:r>
        <w:rPr>
          <w:lang w:val="en-GB"/>
        </w:rPr>
        <w:t xml:space="preserve">Ensure that the audio file format is </w:t>
      </w:r>
      <w:proofErr w:type="gramStart"/>
      <w:r>
        <w:rPr>
          <w:lang w:val="en-GB"/>
        </w:rPr>
        <w:t>16 bit</w:t>
      </w:r>
      <w:proofErr w:type="gramEnd"/>
      <w:r>
        <w:rPr>
          <w:lang w:val="en-GB"/>
        </w:rPr>
        <w:t xml:space="preserve"> wav.</w:t>
      </w:r>
    </w:p>
    <w:p w14:paraId="6E145395" w14:textId="77777777" w:rsidR="00120CD8" w:rsidRDefault="00120CD8" w:rsidP="00C65F18">
      <w:pPr>
        <w:pStyle w:val="ListParagraph"/>
        <w:ind w:left="360"/>
        <w:rPr>
          <w:lang w:val="en-GB"/>
        </w:rPr>
      </w:pPr>
      <w:r>
        <w:rPr>
          <w:lang w:val="en-GB"/>
        </w:rPr>
        <w:t xml:space="preserve">Ensure that the image file is </w:t>
      </w:r>
      <w:proofErr w:type="spellStart"/>
      <w:r>
        <w:rPr>
          <w:lang w:val="en-GB"/>
        </w:rPr>
        <w:t>png</w:t>
      </w:r>
      <w:proofErr w:type="spellEnd"/>
      <w:r>
        <w:rPr>
          <w:lang w:val="en-GB"/>
        </w:rPr>
        <w:t>.</w:t>
      </w:r>
    </w:p>
    <w:p w14:paraId="6803503B" w14:textId="77777777" w:rsidR="00C65F18" w:rsidRDefault="00C65F18" w:rsidP="00C65F18">
      <w:pPr>
        <w:rPr>
          <w:b/>
          <w:bCs/>
          <w:color w:val="000000" w:themeColor="text1"/>
        </w:rPr>
      </w:pPr>
      <w:bookmarkStart w:id="2" w:name="_Hlk63710567"/>
      <w:bookmarkStart w:id="3" w:name="_Hlk63710295"/>
      <w:ins w:id="4" w:author="Meow™ Nom" w:date="2021-02-09T20:19:00Z">
        <w:r w:rsidRPr="00C65F18">
          <w:rPr>
            <w:b/>
            <w:bCs/>
            <w:color w:val="000000" w:themeColor="text1"/>
          </w:rPr>
          <w:t>Motor not working:</w:t>
        </w:r>
      </w:ins>
      <w:bookmarkEnd w:id="3"/>
    </w:p>
    <w:p w14:paraId="689A779B" w14:textId="02FABBCD" w:rsidR="00C65F18" w:rsidRPr="00C65F18" w:rsidRDefault="00C65F18" w:rsidP="00C65F18">
      <w:pPr>
        <w:rPr>
          <w:ins w:id="5" w:author="Meow™ Nom" w:date="2021-02-09T20:19:00Z"/>
          <w:b/>
          <w:bCs/>
          <w:color w:val="000000" w:themeColor="text1"/>
        </w:rPr>
      </w:pPr>
      <w:ins w:id="6" w:author="Meow™ Nom" w:date="2021-02-09T20:19:00Z">
        <w:r w:rsidRPr="00C65F18">
          <w:rPr>
            <w:color w:val="000000" w:themeColor="text1"/>
          </w:rPr>
          <w:t>Only few/one motor(s) are working:</w:t>
        </w:r>
      </w:ins>
    </w:p>
    <w:p w14:paraId="08EB761D" w14:textId="77777777" w:rsidR="00C65F18" w:rsidRPr="00C65F18" w:rsidRDefault="00C65F18" w:rsidP="00C65F18">
      <w:pPr>
        <w:pStyle w:val="ListParagraph"/>
        <w:numPr>
          <w:ilvl w:val="0"/>
          <w:numId w:val="17"/>
        </w:numPr>
        <w:spacing w:line="256" w:lineRule="auto"/>
        <w:ind w:left="567" w:hanging="283"/>
        <w:rPr>
          <w:color w:val="000000" w:themeColor="text1"/>
        </w:rPr>
      </w:pPr>
      <w:ins w:id="7" w:author="Meow™ Nom" w:date="2021-02-09T20:19:00Z">
        <w:r w:rsidRPr="00C65F18">
          <w:rPr>
            <w:color w:val="000000" w:themeColor="text1"/>
          </w:rPr>
          <w:lastRenderedPageBreak/>
          <w:t>Pull out the tray</w:t>
        </w:r>
      </w:ins>
    </w:p>
    <w:p w14:paraId="4C1EF33A" w14:textId="77777777" w:rsidR="00C65F18" w:rsidRPr="00C65F18" w:rsidRDefault="00C65F18" w:rsidP="00C65F18">
      <w:pPr>
        <w:pStyle w:val="ListParagraph"/>
        <w:numPr>
          <w:ilvl w:val="0"/>
          <w:numId w:val="17"/>
        </w:numPr>
        <w:spacing w:line="256" w:lineRule="auto"/>
        <w:ind w:left="567" w:hanging="283"/>
        <w:rPr>
          <w:color w:val="000000" w:themeColor="text1"/>
        </w:rPr>
      </w:pPr>
      <w:ins w:id="8" w:author="Meow™ Nom" w:date="2021-02-09T20:19:00Z">
        <w:r w:rsidRPr="00C65F18">
          <w:rPr>
            <w:color w:val="000000" w:themeColor="text1"/>
          </w:rPr>
          <w:t>Check the wiring on the motors</w:t>
        </w:r>
      </w:ins>
    </w:p>
    <w:p w14:paraId="5A65D6DA" w14:textId="77777777" w:rsidR="00C65F18" w:rsidRPr="00C65F18" w:rsidRDefault="00C65F18" w:rsidP="00C65F18">
      <w:pPr>
        <w:pStyle w:val="ListParagraph"/>
        <w:numPr>
          <w:ilvl w:val="0"/>
          <w:numId w:val="17"/>
        </w:numPr>
        <w:spacing w:line="256" w:lineRule="auto"/>
        <w:ind w:left="567" w:hanging="283"/>
        <w:rPr>
          <w:color w:val="000000" w:themeColor="text1"/>
        </w:rPr>
      </w:pPr>
      <w:ins w:id="9" w:author="Meow™ Nom" w:date="2021-02-09T20:19:00Z">
        <w:r w:rsidRPr="00C65F18">
          <w:rPr>
            <w:color w:val="000000" w:themeColor="text1"/>
          </w:rPr>
          <w:t>Check if any wire came out from the crimp</w:t>
        </w:r>
      </w:ins>
    </w:p>
    <w:p w14:paraId="0FF060C9" w14:textId="77777777" w:rsidR="00C65F18" w:rsidRPr="00C65F18" w:rsidRDefault="00C65F18" w:rsidP="00C65F18">
      <w:pPr>
        <w:pStyle w:val="ListParagraph"/>
        <w:numPr>
          <w:ilvl w:val="1"/>
          <w:numId w:val="17"/>
        </w:numPr>
        <w:spacing w:line="256" w:lineRule="auto"/>
        <w:ind w:left="851" w:hanging="284"/>
        <w:rPr>
          <w:color w:val="000000" w:themeColor="text1"/>
        </w:rPr>
      </w:pPr>
      <w:ins w:id="10" w:author="Meow™ Nom" w:date="2021-02-09T20:19:00Z">
        <w:r w:rsidRPr="00C65F18">
          <w:rPr>
            <w:color w:val="000000" w:themeColor="text1"/>
          </w:rPr>
          <w:t xml:space="preserve">If any wire escaped </w:t>
        </w:r>
      </w:ins>
      <w:r w:rsidRPr="00C65F18">
        <w:rPr>
          <w:color w:val="000000" w:themeColor="text1"/>
        </w:rPr>
        <w:t>from i</w:t>
      </w:r>
      <w:ins w:id="11" w:author="Meow™ Nom" w:date="2021-02-09T20:19:00Z">
        <w:r w:rsidRPr="00C65F18">
          <w:rPr>
            <w:color w:val="000000" w:themeColor="text1"/>
          </w:rPr>
          <w:t>s crimp, remove the crimp</w:t>
        </w:r>
      </w:ins>
    </w:p>
    <w:p w14:paraId="13BDAE9A" w14:textId="0F97F4EF" w:rsidR="00C65F18" w:rsidRPr="00C65F18" w:rsidRDefault="00C65F18" w:rsidP="00C65F18">
      <w:pPr>
        <w:pStyle w:val="ListParagraph"/>
        <w:numPr>
          <w:ilvl w:val="1"/>
          <w:numId w:val="17"/>
        </w:numPr>
        <w:spacing w:line="256" w:lineRule="auto"/>
        <w:ind w:left="851" w:hanging="284"/>
        <w:rPr>
          <w:color w:val="000000" w:themeColor="text1"/>
        </w:rPr>
      </w:pPr>
      <w:ins w:id="12" w:author="Meow™ Nom" w:date="2021-02-09T20:19:00Z">
        <w:r w:rsidRPr="00C65F18">
          <w:rPr>
            <w:color w:val="000000" w:themeColor="text1"/>
          </w:rPr>
          <w:t>To reuse the crimp, us</w:t>
        </w:r>
      </w:ins>
      <w:r w:rsidRPr="00C65F18">
        <w:rPr>
          <w:color w:val="000000" w:themeColor="text1"/>
        </w:rPr>
        <w:t>e</w:t>
      </w:r>
      <w:ins w:id="13" w:author="Meow™ Nom" w:date="2021-02-09T20:19:00Z">
        <w:r w:rsidRPr="00C65F18">
          <w:rPr>
            <w:color w:val="000000" w:themeColor="text1"/>
          </w:rPr>
          <w:t xml:space="preserve"> a plier or similar tool, clamp down on the circular </w:t>
        </w:r>
      </w:ins>
      <w:r w:rsidRPr="00C65F18">
        <w:rPr>
          <w:color w:val="000000" w:themeColor="text1"/>
        </w:rPr>
        <w:t>aluminum</w:t>
      </w:r>
      <w:ins w:id="14" w:author="Meow™ Nom" w:date="2021-02-09T20:19:00Z">
        <w:r w:rsidRPr="00C65F18">
          <w:rPr>
            <w:color w:val="000000" w:themeColor="text1"/>
          </w:rPr>
          <w:t xml:space="preserve"> part of the crimp and insert the escaped wire.</w:t>
        </w:r>
      </w:ins>
    </w:p>
    <w:p w14:paraId="6EE00A88" w14:textId="2BE4DF90" w:rsidR="00C65F18" w:rsidRPr="00C65F18" w:rsidRDefault="00C65F18" w:rsidP="00C65F18">
      <w:pPr>
        <w:pStyle w:val="ListParagraph"/>
        <w:numPr>
          <w:ilvl w:val="1"/>
          <w:numId w:val="17"/>
        </w:numPr>
        <w:spacing w:line="256" w:lineRule="auto"/>
        <w:ind w:left="851" w:hanging="284"/>
        <w:rPr>
          <w:color w:val="000000" w:themeColor="text1"/>
        </w:rPr>
      </w:pPr>
      <w:ins w:id="15" w:author="Meow™ Nom" w:date="2021-02-09T20:19:00Z">
        <w:r w:rsidRPr="00C65F18">
          <w:rPr>
            <w:color w:val="000000" w:themeColor="text1"/>
          </w:rPr>
          <w:t xml:space="preserve">Clamp back down the circular </w:t>
        </w:r>
      </w:ins>
      <w:r w:rsidRPr="00C65F18">
        <w:rPr>
          <w:color w:val="000000" w:themeColor="text1"/>
        </w:rPr>
        <w:t>aluminum</w:t>
      </w:r>
      <w:ins w:id="16" w:author="Meow™ Nom" w:date="2021-02-09T20:19:00Z">
        <w:r w:rsidRPr="00C65F18">
          <w:rPr>
            <w:color w:val="000000" w:themeColor="text1"/>
          </w:rPr>
          <w:t xml:space="preserve"> of the crimp and insert back the crimp to the motor</w:t>
        </w:r>
      </w:ins>
      <w:r w:rsidRPr="00C65F18">
        <w:rPr>
          <w:color w:val="000000" w:themeColor="text1"/>
        </w:rPr>
        <w:t>.</w:t>
      </w:r>
    </w:p>
    <w:p w14:paraId="2400F347" w14:textId="77777777" w:rsidR="00C65F18" w:rsidRPr="00C65F18" w:rsidRDefault="00C65F18" w:rsidP="00C65F18">
      <w:pPr>
        <w:pStyle w:val="ListParagraph"/>
        <w:numPr>
          <w:ilvl w:val="1"/>
          <w:numId w:val="17"/>
        </w:numPr>
        <w:spacing w:line="256" w:lineRule="auto"/>
        <w:ind w:left="851" w:hanging="284"/>
        <w:rPr>
          <w:color w:val="000000" w:themeColor="text1"/>
        </w:rPr>
      </w:pPr>
      <w:ins w:id="17" w:author="Meow™ Nom" w:date="2021-02-09T20:19:00Z">
        <w:r w:rsidRPr="00C65F18">
          <w:rPr>
            <w:color w:val="000000" w:themeColor="text1"/>
          </w:rPr>
          <w:t xml:space="preserve">To use a new crimp, simply put the exposed part of the escaped wire in the circular part of the crimp. </w:t>
        </w:r>
      </w:ins>
    </w:p>
    <w:p w14:paraId="5381A59C" w14:textId="77777777" w:rsidR="00C65F18" w:rsidRPr="00C65F18" w:rsidRDefault="00C65F18" w:rsidP="00C65F18">
      <w:pPr>
        <w:pStyle w:val="ListParagraph"/>
        <w:numPr>
          <w:ilvl w:val="1"/>
          <w:numId w:val="17"/>
        </w:numPr>
        <w:spacing w:line="256" w:lineRule="auto"/>
        <w:ind w:left="851" w:hanging="284"/>
        <w:rPr>
          <w:ins w:id="18" w:author="Meow™ Nom" w:date="2021-02-09T20:19:00Z"/>
          <w:color w:val="000000" w:themeColor="text1"/>
        </w:rPr>
      </w:pPr>
      <w:ins w:id="19" w:author="Meow™ Nom" w:date="2021-02-09T20:19:00Z">
        <w:r w:rsidRPr="00C65F18">
          <w:rPr>
            <w:color w:val="000000" w:themeColor="text1"/>
          </w:rPr>
          <w:t>Crimp down using a crimping tool or plier.</w:t>
        </w:r>
      </w:ins>
    </w:p>
    <w:p w14:paraId="2FBB4211" w14:textId="77777777" w:rsidR="00C65F18" w:rsidRPr="00C65F18" w:rsidRDefault="00C65F18" w:rsidP="00C65F18">
      <w:pPr>
        <w:pStyle w:val="ListParagraph"/>
        <w:numPr>
          <w:ilvl w:val="0"/>
          <w:numId w:val="17"/>
        </w:numPr>
        <w:spacing w:line="256" w:lineRule="auto"/>
        <w:ind w:left="567" w:hanging="283"/>
        <w:rPr>
          <w:color w:val="000000" w:themeColor="text1"/>
        </w:rPr>
      </w:pPr>
      <w:ins w:id="20" w:author="Meow™ Nom" w:date="2021-02-09T20:19:00Z">
        <w:r w:rsidRPr="00C65F18">
          <w:rPr>
            <w:color w:val="000000" w:themeColor="text1"/>
          </w:rPr>
          <w:t>Check on the PCB if any wire has come out of its terminal. All of the wires are labelled, unscrew the terminal, put the copper part of the wire in the screw terminal and screw down the screw on the screw terminal gently. (If the wire is labelled 1 and is black, plug into GND-1, if it is labelled 3 and is red, plug into GPIO V3)</w:t>
        </w:r>
      </w:ins>
    </w:p>
    <w:p w14:paraId="3DE24B56" w14:textId="77777777" w:rsidR="00C65F18" w:rsidRPr="00C65F18" w:rsidRDefault="00C65F18" w:rsidP="00C65F18">
      <w:pPr>
        <w:pStyle w:val="ListParagraph"/>
        <w:numPr>
          <w:ilvl w:val="0"/>
          <w:numId w:val="17"/>
        </w:numPr>
        <w:spacing w:line="256" w:lineRule="auto"/>
        <w:ind w:left="567" w:hanging="283"/>
        <w:rPr>
          <w:color w:val="000000" w:themeColor="text1"/>
        </w:rPr>
      </w:pPr>
      <w:ins w:id="21" w:author="Meow™ Nom" w:date="2021-02-09T20:19:00Z">
        <w:r w:rsidRPr="00C65F18">
          <w:rPr>
            <w:color w:val="000000" w:themeColor="text1"/>
          </w:rPr>
          <w:t>If all above does not work, replace the faulty motor</w:t>
        </w:r>
      </w:ins>
    </w:p>
    <w:p w14:paraId="2D70EED2" w14:textId="77777777" w:rsidR="00C65F18" w:rsidRPr="00C65F18" w:rsidRDefault="00C65F18" w:rsidP="00C65F18">
      <w:pPr>
        <w:spacing w:line="256" w:lineRule="auto"/>
        <w:ind w:left="284"/>
        <w:rPr>
          <w:ins w:id="22" w:author="Meow™ Nom" w:date="2021-02-09T20:19:00Z"/>
          <w:color w:val="000000" w:themeColor="text1"/>
        </w:rPr>
      </w:pPr>
      <w:ins w:id="23" w:author="Meow™ Nom" w:date="2021-02-09T20:19:00Z">
        <w:r w:rsidRPr="00C65F18">
          <w:rPr>
            <w:color w:val="000000" w:themeColor="text1"/>
          </w:rPr>
          <w:t>All of the motors are not working:</w:t>
        </w:r>
      </w:ins>
    </w:p>
    <w:p w14:paraId="6086BA31" w14:textId="77777777" w:rsidR="00C65F18" w:rsidRPr="00C65F18" w:rsidRDefault="00C65F18" w:rsidP="00C65F18">
      <w:pPr>
        <w:pStyle w:val="ListParagraph"/>
        <w:numPr>
          <w:ilvl w:val="0"/>
          <w:numId w:val="18"/>
        </w:numPr>
        <w:spacing w:line="256" w:lineRule="auto"/>
        <w:rPr>
          <w:ins w:id="24" w:author="Meow™ Nom" w:date="2021-02-09T20:19:00Z"/>
          <w:color w:val="000000" w:themeColor="text1"/>
        </w:rPr>
      </w:pPr>
      <w:ins w:id="25" w:author="Meow™ Nom" w:date="2021-02-09T20:19:00Z">
        <w:r w:rsidRPr="00C65F18">
          <w:rPr>
            <w:color w:val="000000" w:themeColor="text1"/>
          </w:rPr>
          <w:t>Check if manual mode is able to move any motors</w:t>
        </w:r>
      </w:ins>
    </w:p>
    <w:p w14:paraId="2BA1C3B7" w14:textId="77777777" w:rsidR="00C65F18" w:rsidRPr="00C65F18" w:rsidRDefault="00C65F18" w:rsidP="00C65F18">
      <w:pPr>
        <w:pStyle w:val="ListParagraph"/>
        <w:numPr>
          <w:ilvl w:val="0"/>
          <w:numId w:val="18"/>
        </w:numPr>
        <w:spacing w:line="256" w:lineRule="auto"/>
        <w:rPr>
          <w:ins w:id="26" w:author="Meow™ Nom" w:date="2021-02-09T20:19:00Z"/>
          <w:color w:val="000000" w:themeColor="text1"/>
        </w:rPr>
      </w:pPr>
      <w:ins w:id="27" w:author="Meow™ Nom" w:date="2021-02-09T20:19:00Z">
        <w:r w:rsidRPr="00C65F18">
          <w:rPr>
            <w:color w:val="000000" w:themeColor="text1"/>
          </w:rPr>
          <w:t>If not, check wiring on PCB if correct.</w:t>
        </w:r>
      </w:ins>
    </w:p>
    <w:p w14:paraId="77DE1C1E" w14:textId="77777777" w:rsidR="00C65F18" w:rsidRPr="00C65F18" w:rsidRDefault="00C65F18" w:rsidP="00C65F18">
      <w:pPr>
        <w:pStyle w:val="ListParagraph"/>
        <w:numPr>
          <w:ilvl w:val="0"/>
          <w:numId w:val="18"/>
        </w:numPr>
        <w:spacing w:line="256" w:lineRule="auto"/>
        <w:rPr>
          <w:ins w:id="28" w:author="Meow™ Nom" w:date="2021-02-09T20:19:00Z"/>
          <w:color w:val="000000" w:themeColor="text1"/>
        </w:rPr>
      </w:pPr>
      <w:ins w:id="29" w:author="Meow™ Nom" w:date="2021-02-09T20:19:00Z">
        <w:r w:rsidRPr="00C65F18">
          <w:rPr>
            <w:color w:val="000000" w:themeColor="text1"/>
          </w:rPr>
          <w:t>Ensure that Power Supply Unit is turned on</w:t>
        </w:r>
      </w:ins>
    </w:p>
    <w:p w14:paraId="1EE9A688" w14:textId="77777777" w:rsidR="00C65F18" w:rsidRPr="00C65F18" w:rsidRDefault="00C65F18" w:rsidP="00C65F18">
      <w:pPr>
        <w:pStyle w:val="ListParagraph"/>
        <w:numPr>
          <w:ilvl w:val="0"/>
          <w:numId w:val="18"/>
        </w:numPr>
        <w:spacing w:line="256" w:lineRule="auto"/>
        <w:rPr>
          <w:ins w:id="30" w:author="Meow™ Nom" w:date="2021-02-09T20:19:00Z"/>
          <w:color w:val="000000" w:themeColor="text1"/>
        </w:rPr>
      </w:pPr>
      <w:ins w:id="31" w:author="Meow™ Nom" w:date="2021-02-09T20:19:00Z">
        <w:r w:rsidRPr="00C65F18">
          <w:rPr>
            <w:color w:val="000000" w:themeColor="text1"/>
          </w:rPr>
          <w:t>Check the red wires if there is any break</w:t>
        </w:r>
      </w:ins>
    </w:p>
    <w:p w14:paraId="04A67E29" w14:textId="77777777" w:rsidR="00C65F18" w:rsidRPr="00C65F18" w:rsidRDefault="00C65F18" w:rsidP="00C65F18">
      <w:pPr>
        <w:pStyle w:val="ListParagraph"/>
        <w:numPr>
          <w:ilvl w:val="0"/>
          <w:numId w:val="18"/>
        </w:numPr>
        <w:spacing w:line="256" w:lineRule="auto"/>
        <w:rPr>
          <w:color w:val="000000" w:themeColor="text1"/>
        </w:rPr>
      </w:pPr>
      <w:ins w:id="32" w:author="Meow™ Nom" w:date="2021-02-09T20:19:00Z">
        <w:r w:rsidRPr="00C65F18">
          <w:rPr>
            <w:color w:val="000000" w:themeColor="text1"/>
          </w:rPr>
          <w:t>Replace PCB if above does not work</w:t>
        </w:r>
      </w:ins>
    </w:p>
    <w:p w14:paraId="02BE2595" w14:textId="77777777" w:rsidR="0055301E" w:rsidRDefault="0055301E" w:rsidP="0055301E"/>
    <w:p w14:paraId="0F7FE27E" w14:textId="24DDA728" w:rsidR="0055301E" w:rsidRDefault="0055301E" w:rsidP="00C65F18">
      <w:pPr>
        <w:rPr>
          <w:b/>
          <w:bCs/>
        </w:rPr>
      </w:pPr>
      <w:r>
        <w:rPr>
          <w:b/>
          <w:bCs/>
        </w:rPr>
        <w:t>RGB Strips faulty</w:t>
      </w:r>
    </w:p>
    <w:p w14:paraId="66627821" w14:textId="26955168" w:rsidR="0055301E" w:rsidRDefault="0055301E" w:rsidP="00C65F18">
      <w:pPr>
        <w:pStyle w:val="ListParagraph"/>
        <w:ind w:left="0"/>
      </w:pPr>
      <w:bookmarkStart w:id="33" w:name="_Hlk63710494"/>
      <w:r>
        <w:t>Have lights but colors are flickering:</w:t>
      </w:r>
    </w:p>
    <w:bookmarkEnd w:id="33"/>
    <w:p w14:paraId="26F45D17" w14:textId="6EF016E7" w:rsidR="0055301E" w:rsidRDefault="0055301E" w:rsidP="00C65F18">
      <w:pPr>
        <w:pStyle w:val="ListParagraph"/>
        <w:numPr>
          <w:ilvl w:val="0"/>
          <w:numId w:val="13"/>
        </w:numPr>
        <w:ind w:left="360"/>
      </w:pPr>
      <w:r>
        <w:t>Ensure that Green and Black wires and properly connected to the Raspberry Pi (From bottom row)</w:t>
      </w:r>
    </w:p>
    <w:p w14:paraId="16BD54F5" w14:textId="2D2EFBC4" w:rsidR="0055301E" w:rsidRDefault="0055301E" w:rsidP="00C65F18">
      <w:pPr>
        <w:pStyle w:val="ListParagraph"/>
        <w:numPr>
          <w:ilvl w:val="0"/>
          <w:numId w:val="13"/>
        </w:numPr>
        <w:ind w:left="360"/>
      </w:pPr>
      <w:r>
        <w:t>Ensure that there is no break in black wires in the screw terminals</w:t>
      </w:r>
      <w:r>
        <w:br/>
      </w:r>
    </w:p>
    <w:p w14:paraId="54787BB7" w14:textId="6A7572F2" w:rsidR="0055301E" w:rsidRDefault="0055301E" w:rsidP="00C65F18">
      <w:r>
        <w:t>Have lights but some LEDs colors are flickering:</w:t>
      </w:r>
    </w:p>
    <w:p w14:paraId="156389E4" w14:textId="4C280C26" w:rsidR="0055301E" w:rsidRDefault="0055301E" w:rsidP="00C65F18">
      <w:pPr>
        <w:pStyle w:val="ListParagraph"/>
        <w:numPr>
          <w:ilvl w:val="0"/>
          <w:numId w:val="15"/>
        </w:numPr>
        <w:ind w:left="360"/>
      </w:pPr>
      <w:r>
        <w:t>Check wires on row below the flickering row</w:t>
      </w:r>
    </w:p>
    <w:p w14:paraId="3766ECD1" w14:textId="0333374D" w:rsidR="0055301E" w:rsidRDefault="0055301E" w:rsidP="00C65F18">
      <w:pPr>
        <w:pStyle w:val="ListParagraph"/>
        <w:numPr>
          <w:ilvl w:val="0"/>
          <w:numId w:val="15"/>
        </w:numPr>
        <w:ind w:left="360"/>
      </w:pPr>
      <w:r>
        <w:t>Ensure all wires are connected and screwed in tightly</w:t>
      </w:r>
    </w:p>
    <w:p w14:paraId="5EDD3F31" w14:textId="58D64305" w:rsidR="0055301E" w:rsidRDefault="0055301E" w:rsidP="00C65F18">
      <w:pPr>
        <w:pStyle w:val="ListParagraph"/>
        <w:numPr>
          <w:ilvl w:val="0"/>
          <w:numId w:val="15"/>
        </w:numPr>
        <w:ind w:left="360"/>
      </w:pPr>
      <w:r>
        <w:t>Check top row wires to see if there are any disconnected wires</w:t>
      </w:r>
    </w:p>
    <w:p w14:paraId="0BAB935B" w14:textId="2ED60D0E" w:rsidR="0055301E" w:rsidRDefault="0055301E" w:rsidP="00C65F18"/>
    <w:p w14:paraId="793BEF06" w14:textId="4247B35F" w:rsidR="0055301E" w:rsidRDefault="0055301E" w:rsidP="00C65F18">
      <w:pPr>
        <w:pStyle w:val="ListParagraph"/>
        <w:ind w:left="0"/>
      </w:pPr>
      <w:r>
        <w:t xml:space="preserve">None of the lights are lighting up </w:t>
      </w:r>
    </w:p>
    <w:p w14:paraId="53B920B9" w14:textId="427FF564" w:rsidR="0055301E" w:rsidRDefault="0055301E" w:rsidP="00C65F18">
      <w:pPr>
        <w:pStyle w:val="ListParagraph"/>
        <w:numPr>
          <w:ilvl w:val="0"/>
          <w:numId w:val="14"/>
        </w:numPr>
        <w:ind w:left="360"/>
      </w:pPr>
      <w:r>
        <w:t>Pull out bottom tray</w:t>
      </w:r>
    </w:p>
    <w:p w14:paraId="41F5D778" w14:textId="46944381" w:rsidR="0055301E" w:rsidRDefault="0055301E" w:rsidP="00C65F18">
      <w:pPr>
        <w:pStyle w:val="ListParagraph"/>
        <w:numPr>
          <w:ilvl w:val="0"/>
          <w:numId w:val="14"/>
        </w:numPr>
        <w:ind w:left="360"/>
      </w:pPr>
      <w:r>
        <w:t>Check if buck converter (Blue Board), wires are connected</w:t>
      </w:r>
    </w:p>
    <w:p w14:paraId="40EE7FA2" w14:textId="7FFDD4B2" w:rsidR="0055301E" w:rsidRDefault="0055301E" w:rsidP="00C65F18">
      <w:pPr>
        <w:pStyle w:val="ListParagraph"/>
        <w:numPr>
          <w:ilvl w:val="0"/>
          <w:numId w:val="14"/>
        </w:numPr>
        <w:ind w:left="360"/>
      </w:pPr>
      <w:r>
        <w:t>Check green wire from bottom row to the Raspberry Pi is properly connected</w:t>
      </w:r>
    </w:p>
    <w:p w14:paraId="47D5B36A" w14:textId="614B5F7E" w:rsidR="0055301E" w:rsidRPr="0055301E" w:rsidRDefault="0055301E" w:rsidP="00C65F18">
      <w:pPr>
        <w:pStyle w:val="ListParagraph"/>
        <w:numPr>
          <w:ilvl w:val="0"/>
          <w:numId w:val="14"/>
        </w:numPr>
        <w:ind w:left="360"/>
      </w:pPr>
      <w:r>
        <w:t>Restart program to resend code to the RGB LEDs to make them light up</w:t>
      </w:r>
      <w:bookmarkEnd w:id="2"/>
    </w:p>
    <w:sectPr w:rsidR="0055301E" w:rsidRPr="00553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76DA8"/>
    <w:multiLevelType w:val="hybridMultilevel"/>
    <w:tmpl w:val="FF3E9CF2"/>
    <w:lvl w:ilvl="0" w:tplc="228A55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D8563A"/>
    <w:multiLevelType w:val="hybridMultilevel"/>
    <w:tmpl w:val="43DA5436"/>
    <w:lvl w:ilvl="0" w:tplc="AFF26D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9A7845"/>
    <w:multiLevelType w:val="hybridMultilevel"/>
    <w:tmpl w:val="830A8596"/>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0217E7"/>
    <w:multiLevelType w:val="hybridMultilevel"/>
    <w:tmpl w:val="D7BCE7D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D97784"/>
    <w:multiLevelType w:val="hybridMultilevel"/>
    <w:tmpl w:val="BA62E78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156623"/>
    <w:multiLevelType w:val="hybridMultilevel"/>
    <w:tmpl w:val="B3CAC6D4"/>
    <w:lvl w:ilvl="0" w:tplc="999EEC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340F85"/>
    <w:multiLevelType w:val="hybridMultilevel"/>
    <w:tmpl w:val="D89E9DBA"/>
    <w:lvl w:ilvl="0" w:tplc="800CD272">
      <w:start w:val="1"/>
      <w:numFmt w:val="decimal"/>
      <w:lvlText w:val="%1."/>
      <w:lvlJc w:val="left"/>
      <w:pPr>
        <w:ind w:left="1108" w:hanging="360"/>
      </w:pPr>
      <w:rPr>
        <w:rFonts w:hint="default"/>
      </w:rPr>
    </w:lvl>
    <w:lvl w:ilvl="1" w:tplc="04090019">
      <w:start w:val="1"/>
      <w:numFmt w:val="lowerLetter"/>
      <w:lvlText w:val="%2."/>
      <w:lvlJc w:val="left"/>
      <w:pPr>
        <w:ind w:left="1828" w:hanging="360"/>
      </w:pPr>
    </w:lvl>
    <w:lvl w:ilvl="2" w:tplc="0409001B">
      <w:start w:val="1"/>
      <w:numFmt w:val="lowerRoman"/>
      <w:lvlText w:val="%3."/>
      <w:lvlJc w:val="right"/>
      <w:pPr>
        <w:ind w:left="2548" w:hanging="180"/>
      </w:pPr>
    </w:lvl>
    <w:lvl w:ilvl="3" w:tplc="0409000F" w:tentative="1">
      <w:start w:val="1"/>
      <w:numFmt w:val="decimal"/>
      <w:lvlText w:val="%4."/>
      <w:lvlJc w:val="left"/>
      <w:pPr>
        <w:ind w:left="3268" w:hanging="360"/>
      </w:pPr>
    </w:lvl>
    <w:lvl w:ilvl="4" w:tplc="04090019" w:tentative="1">
      <w:start w:val="1"/>
      <w:numFmt w:val="lowerLetter"/>
      <w:lvlText w:val="%5."/>
      <w:lvlJc w:val="left"/>
      <w:pPr>
        <w:ind w:left="3988" w:hanging="360"/>
      </w:pPr>
    </w:lvl>
    <w:lvl w:ilvl="5" w:tplc="0409001B" w:tentative="1">
      <w:start w:val="1"/>
      <w:numFmt w:val="lowerRoman"/>
      <w:lvlText w:val="%6."/>
      <w:lvlJc w:val="right"/>
      <w:pPr>
        <w:ind w:left="4708" w:hanging="180"/>
      </w:pPr>
    </w:lvl>
    <w:lvl w:ilvl="6" w:tplc="0409000F" w:tentative="1">
      <w:start w:val="1"/>
      <w:numFmt w:val="decimal"/>
      <w:lvlText w:val="%7."/>
      <w:lvlJc w:val="left"/>
      <w:pPr>
        <w:ind w:left="5428" w:hanging="360"/>
      </w:pPr>
    </w:lvl>
    <w:lvl w:ilvl="7" w:tplc="04090019" w:tentative="1">
      <w:start w:val="1"/>
      <w:numFmt w:val="lowerLetter"/>
      <w:lvlText w:val="%8."/>
      <w:lvlJc w:val="left"/>
      <w:pPr>
        <w:ind w:left="6148" w:hanging="360"/>
      </w:pPr>
    </w:lvl>
    <w:lvl w:ilvl="8" w:tplc="0409001B" w:tentative="1">
      <w:start w:val="1"/>
      <w:numFmt w:val="lowerRoman"/>
      <w:lvlText w:val="%9."/>
      <w:lvlJc w:val="right"/>
      <w:pPr>
        <w:ind w:left="6868" w:hanging="180"/>
      </w:pPr>
    </w:lvl>
  </w:abstractNum>
  <w:abstractNum w:abstractNumId="7" w15:restartNumberingAfterBreak="0">
    <w:nsid w:val="56875316"/>
    <w:multiLevelType w:val="hybridMultilevel"/>
    <w:tmpl w:val="B2A87AA0"/>
    <w:lvl w:ilvl="0" w:tplc="977E4EE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970FF7"/>
    <w:multiLevelType w:val="hybridMultilevel"/>
    <w:tmpl w:val="4FB89778"/>
    <w:lvl w:ilvl="0" w:tplc="C742C2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4C52333"/>
    <w:multiLevelType w:val="hybridMultilevel"/>
    <w:tmpl w:val="9A4E404C"/>
    <w:lvl w:ilvl="0" w:tplc="9496B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62F2C42"/>
    <w:multiLevelType w:val="multilevel"/>
    <w:tmpl w:val="5D1A0A0E"/>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val="0"/>
        <w:bCs w:val="0"/>
      </w:rPr>
    </w:lvl>
    <w:lvl w:ilvl="2">
      <w:start w:val="1"/>
      <w:numFmt w:val="bullet"/>
      <w:lvlText w:val=""/>
      <w:lvlJc w:val="left"/>
      <w:pPr>
        <w:tabs>
          <w:tab w:val="num" w:pos="1842"/>
        </w:tabs>
        <w:ind w:left="1626" w:hanging="504"/>
      </w:pPr>
      <w:rPr>
        <w:rFonts w:ascii="Symbol" w:hAnsi="Symbol" w:hint="default"/>
        <w:b w:val="0"/>
      </w:rPr>
    </w:lvl>
    <w:lvl w:ilvl="3">
      <w:start w:val="1"/>
      <w:numFmt w:val="bullet"/>
      <w:lvlText w:val="o"/>
      <w:lvlJc w:val="left"/>
      <w:pPr>
        <w:tabs>
          <w:tab w:val="num" w:pos="1800"/>
        </w:tabs>
        <w:ind w:left="1728" w:hanging="648"/>
      </w:pPr>
      <w:rPr>
        <w:rFonts w:ascii="Courier New" w:hAnsi="Courier New" w:cs="Courier New"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76BD718C"/>
    <w:multiLevelType w:val="hybridMultilevel"/>
    <w:tmpl w:val="BEC2A6F2"/>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CA80732"/>
    <w:multiLevelType w:val="hybridMultilevel"/>
    <w:tmpl w:val="9A1217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AF0C61"/>
    <w:multiLevelType w:val="hybridMultilevel"/>
    <w:tmpl w:val="843A0AC8"/>
    <w:lvl w:ilvl="0" w:tplc="D212A4B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FF8321C"/>
    <w:multiLevelType w:val="hybridMultilevel"/>
    <w:tmpl w:val="2F8A4B5E"/>
    <w:lvl w:ilvl="0" w:tplc="9FBA34CE">
      <w:start w:val="1"/>
      <w:numFmt w:val="decimal"/>
      <w:lvlText w:val="%1."/>
      <w:lvlJc w:val="left"/>
      <w:pPr>
        <w:ind w:left="734" w:hanging="360"/>
      </w:pPr>
      <w:rPr>
        <w:rFonts w:hint="default"/>
      </w:r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num w:numId="1">
    <w:abstractNumId w:val="12"/>
  </w:num>
  <w:num w:numId="2">
    <w:abstractNumId w:val="10"/>
  </w:num>
  <w:num w:numId="3">
    <w:abstractNumId w:val="6"/>
  </w:num>
  <w:num w:numId="4">
    <w:abstractNumId w:val="3"/>
  </w:num>
  <w:num w:numId="5">
    <w:abstractNumId w:val="14"/>
  </w:num>
  <w:num w:numId="6">
    <w:abstractNumId w:val="4"/>
  </w:num>
  <w:num w:numId="7">
    <w:abstractNumId w:val="2"/>
  </w:num>
  <w:num w:numId="8">
    <w:abstractNumId w:val="11"/>
  </w:num>
  <w:num w:numId="9">
    <w:abstractNumId w:val="7"/>
  </w:num>
  <w:num w:numId="10">
    <w:abstractNumId w:val="0"/>
  </w:num>
  <w:num w:numId="11">
    <w:abstractNumId w:val="13"/>
  </w:num>
  <w:num w:numId="12">
    <w:abstractNumId w:val="9"/>
  </w:num>
  <w:num w:numId="13">
    <w:abstractNumId w:val="1"/>
  </w:num>
  <w:num w:numId="14">
    <w:abstractNumId w:val="8"/>
  </w:num>
  <w:num w:numId="15">
    <w:abstractNumId w:val="5"/>
  </w:num>
  <w:num w:numId="16">
    <w:abstractNumId w:val="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ow™ Nom">
    <w15:presenceInfo w15:providerId="Windows Live" w15:userId="12fdd960640edc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zNjAyMTMytDQ3NzdW0lEKTi0uzszPAykwqQUA9VaQHSwAAAA="/>
  </w:docVars>
  <w:rsids>
    <w:rsidRoot w:val="00B12885"/>
    <w:rsid w:val="00120CD8"/>
    <w:rsid w:val="002275EE"/>
    <w:rsid w:val="00280796"/>
    <w:rsid w:val="00353D0D"/>
    <w:rsid w:val="00484671"/>
    <w:rsid w:val="004C3BA0"/>
    <w:rsid w:val="004C45F8"/>
    <w:rsid w:val="004D6B53"/>
    <w:rsid w:val="0055301E"/>
    <w:rsid w:val="005A6875"/>
    <w:rsid w:val="00892D06"/>
    <w:rsid w:val="00900A88"/>
    <w:rsid w:val="00947165"/>
    <w:rsid w:val="00B12885"/>
    <w:rsid w:val="00B33A6C"/>
    <w:rsid w:val="00C65F18"/>
    <w:rsid w:val="00CF38B4"/>
    <w:rsid w:val="00D069EF"/>
    <w:rsid w:val="00F06C77"/>
    <w:rsid w:val="00F93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A4C4D"/>
  <w15:chartTrackingRefBased/>
  <w15:docId w15:val="{C01F516A-F7ED-469C-9E9F-B746AC410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28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2563912">
      <w:bodyDiv w:val="1"/>
      <w:marLeft w:val="0"/>
      <w:marRight w:val="0"/>
      <w:marTop w:val="0"/>
      <w:marBottom w:val="0"/>
      <w:divBdr>
        <w:top w:val="none" w:sz="0" w:space="0" w:color="auto"/>
        <w:left w:val="none" w:sz="0" w:space="0" w:color="auto"/>
        <w:bottom w:val="none" w:sz="0" w:space="0" w:color="auto"/>
        <w:right w:val="none" w:sz="0" w:space="0" w:color="auto"/>
      </w:divBdr>
    </w:div>
    <w:div w:id="1799227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6</Pages>
  <Words>919</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WEN DA</dc:creator>
  <cp:keywords/>
  <dc:description/>
  <cp:lastModifiedBy>LEE WEN DA</cp:lastModifiedBy>
  <cp:revision>5</cp:revision>
  <dcterms:created xsi:type="dcterms:W3CDTF">2020-11-12T04:50:00Z</dcterms:created>
  <dcterms:modified xsi:type="dcterms:W3CDTF">2021-02-09T13:49:00Z</dcterms:modified>
</cp:coreProperties>
</file>